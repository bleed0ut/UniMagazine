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076F8" w14:textId="42F147F2" w:rsidR="009E0E39" w:rsidRPr="008A686C" w:rsidRDefault="00C36F46" w:rsidP="009E0E39">
      <w:pPr>
        <w:spacing w:after="0" w:line="240" w:lineRule="auto"/>
        <w:ind w:left="-288" w:firstLine="1008"/>
        <w:jc w:val="center"/>
        <w:rPr>
          <w:rFonts w:ascii="Times New Roman" w:hAnsi="Times New Roman"/>
          <w:b/>
          <w:sz w:val="36"/>
          <w:szCs w:val="24"/>
        </w:rPr>
      </w:pPr>
      <w:r>
        <w:rPr>
          <w:rFonts w:ascii="Times New Roman" w:hAnsi="Times New Roman"/>
          <w:b/>
          <w:sz w:val="36"/>
          <w:szCs w:val="24"/>
        </w:rPr>
        <w:t>*</w:t>
      </w:r>
    </w:p>
    <w:tbl>
      <w:tblPr>
        <w:tblW w:w="13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81"/>
        <w:gridCol w:w="3364"/>
        <w:gridCol w:w="3441"/>
        <w:gridCol w:w="3642"/>
      </w:tblGrid>
      <w:tr w:rsidR="009E0E39" w:rsidRPr="008A686C" w14:paraId="3D6A3980" w14:textId="77777777" w:rsidTr="00584EDC">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7330F064" w14:textId="77777777" w:rsidR="009E0E39" w:rsidRPr="008A686C" w:rsidRDefault="009E0E39" w:rsidP="00584EDC">
            <w:pPr>
              <w:rPr>
                <w:rFonts w:ascii="Times New Roman" w:hAnsi="Times New Roman"/>
                <w:b/>
                <w:sz w:val="24"/>
                <w:szCs w:val="24"/>
              </w:rPr>
            </w:pPr>
            <w:r w:rsidRPr="008A686C">
              <w:rPr>
                <w:rFonts w:ascii="Times New Roman" w:hAnsi="Times New Roman"/>
                <w:b/>
                <w:sz w:val="24"/>
                <w:szCs w:val="24"/>
              </w:rPr>
              <w:t>Qualification</w:t>
            </w:r>
          </w:p>
        </w:tc>
        <w:tc>
          <w:tcPr>
            <w:tcW w:w="10447" w:type="dxa"/>
            <w:gridSpan w:val="3"/>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37832689" w14:textId="77777777" w:rsidR="009E0E39" w:rsidRPr="008A686C" w:rsidRDefault="009E0E39" w:rsidP="00584EDC">
            <w:pPr>
              <w:rPr>
                <w:rFonts w:ascii="Times New Roman" w:hAnsi="Times New Roman"/>
                <w:b/>
                <w:sz w:val="24"/>
                <w:szCs w:val="24"/>
              </w:rPr>
            </w:pPr>
            <w:r>
              <w:rPr>
                <w:rFonts w:ascii="Times New Roman" w:hAnsi="Times New Roman"/>
                <w:b/>
                <w:sz w:val="24"/>
                <w:szCs w:val="24"/>
              </w:rPr>
              <w:t>BTEC Level 5</w:t>
            </w:r>
            <w:r w:rsidRPr="008A686C">
              <w:rPr>
                <w:rFonts w:ascii="Times New Roman" w:hAnsi="Times New Roman"/>
                <w:b/>
                <w:sz w:val="24"/>
                <w:szCs w:val="24"/>
              </w:rPr>
              <w:t xml:space="preserve"> HND Diploma in </w:t>
            </w:r>
            <w:r>
              <w:rPr>
                <w:rFonts w:ascii="Times New Roman" w:hAnsi="Times New Roman"/>
                <w:b/>
                <w:sz w:val="24"/>
                <w:szCs w:val="24"/>
              </w:rPr>
              <w:t>Computing</w:t>
            </w:r>
          </w:p>
        </w:tc>
      </w:tr>
      <w:tr w:rsidR="009E0E39" w:rsidRPr="008A686C" w14:paraId="3F5F646A" w14:textId="77777777" w:rsidTr="00584EDC">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2F2CB446" w14:textId="77777777" w:rsidR="009E0E39" w:rsidRPr="008A686C" w:rsidRDefault="009E0E39" w:rsidP="00584EDC">
            <w:pPr>
              <w:rPr>
                <w:rFonts w:ascii="Times New Roman" w:hAnsi="Times New Roman"/>
                <w:b/>
                <w:sz w:val="24"/>
                <w:szCs w:val="24"/>
              </w:rPr>
            </w:pPr>
            <w:r w:rsidRPr="008A686C">
              <w:rPr>
                <w:rFonts w:ascii="Times New Roman" w:hAnsi="Times New Roman"/>
                <w:b/>
                <w:sz w:val="24"/>
                <w:szCs w:val="24"/>
              </w:rPr>
              <w:t>Unit number and title</w:t>
            </w:r>
          </w:p>
        </w:tc>
        <w:tc>
          <w:tcPr>
            <w:tcW w:w="10447" w:type="dxa"/>
            <w:gridSpan w:val="3"/>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610CB3ED" w14:textId="77777777" w:rsidR="009E0E39" w:rsidRPr="008A686C" w:rsidRDefault="009E0E39" w:rsidP="00584EDC">
            <w:pPr>
              <w:rPr>
                <w:rFonts w:ascii="Times New Roman" w:hAnsi="Times New Roman"/>
                <w:b/>
                <w:sz w:val="24"/>
                <w:szCs w:val="24"/>
              </w:rPr>
            </w:pPr>
            <w:r>
              <w:rPr>
                <w:rFonts w:cstheme="minorHAnsi"/>
                <w:sz w:val="24"/>
                <w:szCs w:val="24"/>
              </w:rPr>
              <w:t>Prog102</w:t>
            </w:r>
            <w:r w:rsidRPr="00843D5C">
              <w:rPr>
                <w:rFonts w:cstheme="minorHAnsi"/>
                <w:sz w:val="24"/>
                <w:szCs w:val="24"/>
              </w:rPr>
              <w:t xml:space="preserve">: </w:t>
            </w:r>
            <w:r>
              <w:rPr>
                <w:rFonts w:cstheme="minorHAnsi"/>
                <w:sz w:val="24"/>
                <w:szCs w:val="24"/>
              </w:rPr>
              <w:t>Procedural Programming</w:t>
            </w:r>
          </w:p>
        </w:tc>
      </w:tr>
      <w:tr w:rsidR="009E0E39" w:rsidRPr="008A686C" w14:paraId="2720E13C" w14:textId="77777777" w:rsidTr="00584EDC">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499BFDC4" w14:textId="77777777" w:rsidR="009E0E39" w:rsidRPr="008A686C" w:rsidRDefault="009E0E39" w:rsidP="00584EDC">
            <w:pPr>
              <w:rPr>
                <w:rFonts w:ascii="Times New Roman" w:hAnsi="Times New Roman"/>
                <w:b/>
                <w:sz w:val="24"/>
                <w:szCs w:val="24"/>
              </w:rPr>
            </w:pPr>
            <w:r w:rsidRPr="008A686C">
              <w:rPr>
                <w:rFonts w:ascii="Times New Roman" w:hAnsi="Times New Roman"/>
                <w:b/>
                <w:sz w:val="24"/>
                <w:szCs w:val="24"/>
              </w:rPr>
              <w:t xml:space="preserve">Submission date </w:t>
            </w:r>
          </w:p>
        </w:tc>
        <w:tc>
          <w:tcPr>
            <w:tcW w:w="3364"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00631815" w14:textId="77777777" w:rsidR="009E0E39" w:rsidRPr="008A686C" w:rsidRDefault="009E0E39" w:rsidP="00584EDC">
            <w:pPr>
              <w:rPr>
                <w:rFonts w:ascii="Times New Roman" w:hAnsi="Times New Roman"/>
                <w:sz w:val="24"/>
                <w:szCs w:val="24"/>
              </w:rPr>
            </w:pPr>
          </w:p>
        </w:tc>
        <w:tc>
          <w:tcPr>
            <w:tcW w:w="3441" w:type="dxa"/>
            <w:tcBorders>
              <w:top w:val="single" w:sz="4" w:space="0" w:color="000080"/>
              <w:left w:val="single" w:sz="4" w:space="0" w:color="000080"/>
              <w:bottom w:val="single" w:sz="4" w:space="0" w:color="000080"/>
              <w:right w:val="single" w:sz="4" w:space="0" w:color="000080"/>
            </w:tcBorders>
            <w:vAlign w:val="center"/>
          </w:tcPr>
          <w:p w14:paraId="749F82DE" w14:textId="77777777" w:rsidR="009E0E39" w:rsidRPr="008A686C" w:rsidRDefault="009E0E39" w:rsidP="00584EDC">
            <w:pPr>
              <w:rPr>
                <w:rFonts w:ascii="Times New Roman" w:hAnsi="Times New Roman"/>
                <w:b/>
                <w:sz w:val="24"/>
                <w:szCs w:val="24"/>
              </w:rPr>
            </w:pPr>
            <w:r w:rsidRPr="008A686C">
              <w:rPr>
                <w:rFonts w:ascii="Times New Roman" w:hAnsi="Times New Roman"/>
                <w:b/>
                <w:bCs/>
                <w:color w:val="231F20"/>
                <w:spacing w:val="-2"/>
                <w:w w:val="90"/>
                <w:sz w:val="24"/>
                <w:szCs w:val="24"/>
              </w:rPr>
              <w:t>D</w:t>
            </w:r>
            <w:r w:rsidRPr="008A686C">
              <w:rPr>
                <w:rFonts w:ascii="Times New Roman" w:hAnsi="Times New Roman"/>
                <w:b/>
                <w:bCs/>
                <w:color w:val="231F20"/>
                <w:w w:val="90"/>
                <w:sz w:val="24"/>
                <w:szCs w:val="24"/>
              </w:rPr>
              <w:t>a</w:t>
            </w:r>
            <w:r w:rsidRPr="008A686C">
              <w:rPr>
                <w:rFonts w:ascii="Times New Roman" w:hAnsi="Times New Roman"/>
                <w:b/>
                <w:bCs/>
                <w:color w:val="231F20"/>
                <w:spacing w:val="-3"/>
                <w:w w:val="90"/>
                <w:sz w:val="24"/>
                <w:szCs w:val="24"/>
              </w:rPr>
              <w:t>t</w:t>
            </w:r>
            <w:r w:rsidRPr="008A686C">
              <w:rPr>
                <w:rFonts w:ascii="Times New Roman" w:hAnsi="Times New Roman"/>
                <w:b/>
                <w:bCs/>
                <w:color w:val="231F20"/>
                <w:w w:val="90"/>
                <w:sz w:val="24"/>
                <w:szCs w:val="24"/>
              </w:rPr>
              <w:t>e</w:t>
            </w:r>
            <w:r w:rsidRPr="008A686C">
              <w:rPr>
                <w:rFonts w:ascii="Times New Roman" w:hAnsi="Times New Roman"/>
                <w:b/>
                <w:bCs/>
                <w:color w:val="231F20"/>
                <w:spacing w:val="18"/>
                <w:w w:val="90"/>
                <w:sz w:val="24"/>
                <w:szCs w:val="24"/>
              </w:rPr>
              <w:t xml:space="preserve"> </w:t>
            </w:r>
            <w:r w:rsidRPr="008A686C">
              <w:rPr>
                <w:rFonts w:ascii="Times New Roman" w:hAnsi="Times New Roman"/>
                <w:b/>
                <w:bCs/>
                <w:color w:val="231F20"/>
                <w:spacing w:val="-6"/>
                <w:w w:val="90"/>
                <w:sz w:val="24"/>
                <w:szCs w:val="24"/>
              </w:rPr>
              <w:t>R</w:t>
            </w:r>
            <w:r w:rsidRPr="008A686C">
              <w:rPr>
                <w:rFonts w:ascii="Times New Roman" w:hAnsi="Times New Roman"/>
                <w:b/>
                <w:bCs/>
                <w:color w:val="231F20"/>
                <w:w w:val="90"/>
                <w:sz w:val="24"/>
                <w:szCs w:val="24"/>
              </w:rPr>
              <w:t>e</w:t>
            </w:r>
            <w:r w:rsidRPr="008A686C">
              <w:rPr>
                <w:rFonts w:ascii="Times New Roman" w:hAnsi="Times New Roman"/>
                <w:b/>
                <w:bCs/>
                <w:color w:val="231F20"/>
                <w:spacing w:val="-4"/>
                <w:w w:val="90"/>
                <w:sz w:val="24"/>
                <w:szCs w:val="24"/>
              </w:rPr>
              <w:t>c</w:t>
            </w:r>
            <w:r w:rsidRPr="008A686C">
              <w:rPr>
                <w:rFonts w:ascii="Times New Roman" w:hAnsi="Times New Roman"/>
                <w:b/>
                <w:bCs/>
                <w:color w:val="231F20"/>
                <w:w w:val="90"/>
                <w:sz w:val="24"/>
                <w:szCs w:val="24"/>
              </w:rPr>
              <w:t>ei</w:t>
            </w:r>
            <w:r w:rsidRPr="008A686C">
              <w:rPr>
                <w:rFonts w:ascii="Times New Roman" w:hAnsi="Times New Roman"/>
                <w:b/>
                <w:bCs/>
                <w:color w:val="231F20"/>
                <w:spacing w:val="-2"/>
                <w:w w:val="90"/>
                <w:sz w:val="24"/>
                <w:szCs w:val="24"/>
              </w:rPr>
              <w:t>v</w:t>
            </w:r>
            <w:r w:rsidRPr="008A686C">
              <w:rPr>
                <w:rFonts w:ascii="Times New Roman" w:hAnsi="Times New Roman"/>
                <w:b/>
                <w:bCs/>
                <w:color w:val="231F20"/>
                <w:w w:val="90"/>
                <w:sz w:val="24"/>
                <w:szCs w:val="24"/>
              </w:rPr>
              <w:t>ed</w:t>
            </w:r>
            <w:r w:rsidRPr="008A686C">
              <w:rPr>
                <w:rFonts w:ascii="Times New Roman" w:hAnsi="Times New Roman"/>
                <w:b/>
                <w:bCs/>
                <w:color w:val="231F20"/>
                <w:spacing w:val="19"/>
                <w:w w:val="90"/>
                <w:sz w:val="24"/>
                <w:szCs w:val="24"/>
              </w:rPr>
              <w:t xml:space="preserve"> </w:t>
            </w:r>
            <w:r w:rsidRPr="008A686C">
              <w:rPr>
                <w:rFonts w:ascii="Times New Roman" w:hAnsi="Times New Roman"/>
                <w:b/>
                <w:bCs/>
                <w:color w:val="231F20"/>
                <w:w w:val="90"/>
                <w:sz w:val="24"/>
                <w:szCs w:val="24"/>
              </w:rPr>
              <w:t>1st</w:t>
            </w:r>
            <w:r w:rsidRPr="008A686C">
              <w:rPr>
                <w:rFonts w:ascii="Times New Roman" w:hAnsi="Times New Roman"/>
                <w:b/>
                <w:bCs/>
                <w:color w:val="231F20"/>
                <w:w w:val="97"/>
                <w:sz w:val="24"/>
                <w:szCs w:val="24"/>
              </w:rPr>
              <w:t xml:space="preserve"> </w:t>
            </w:r>
            <w:r w:rsidRPr="008A686C">
              <w:rPr>
                <w:rFonts w:ascii="Times New Roman" w:hAnsi="Times New Roman"/>
                <w:b/>
                <w:bCs/>
                <w:color w:val="231F20"/>
                <w:w w:val="90"/>
                <w:sz w:val="24"/>
                <w:szCs w:val="24"/>
              </w:rPr>
              <w:t>submission</w:t>
            </w:r>
          </w:p>
        </w:tc>
        <w:tc>
          <w:tcPr>
            <w:tcW w:w="3642" w:type="dxa"/>
            <w:tcBorders>
              <w:top w:val="single" w:sz="4" w:space="0" w:color="000080"/>
              <w:left w:val="single" w:sz="4" w:space="0" w:color="000080"/>
              <w:bottom w:val="single" w:sz="4" w:space="0" w:color="000080"/>
              <w:right w:val="single" w:sz="4" w:space="0" w:color="000080"/>
            </w:tcBorders>
            <w:vAlign w:val="center"/>
          </w:tcPr>
          <w:p w14:paraId="266C630E" w14:textId="77777777" w:rsidR="009E0E39" w:rsidRPr="008A686C" w:rsidRDefault="009E0E39" w:rsidP="00584EDC">
            <w:pPr>
              <w:rPr>
                <w:rFonts w:ascii="Times New Roman" w:hAnsi="Times New Roman"/>
                <w:sz w:val="24"/>
                <w:szCs w:val="24"/>
              </w:rPr>
            </w:pPr>
          </w:p>
        </w:tc>
      </w:tr>
      <w:tr w:rsidR="009E0E39" w:rsidRPr="008A686C" w14:paraId="205E4045" w14:textId="77777777" w:rsidTr="00584EDC">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336D89C6" w14:textId="77777777" w:rsidR="009E0E39" w:rsidRPr="008A686C" w:rsidRDefault="009E0E39" w:rsidP="00584EDC">
            <w:pPr>
              <w:rPr>
                <w:rFonts w:ascii="Times New Roman" w:hAnsi="Times New Roman"/>
                <w:b/>
                <w:sz w:val="24"/>
                <w:szCs w:val="24"/>
              </w:rPr>
            </w:pPr>
            <w:r w:rsidRPr="008A686C">
              <w:rPr>
                <w:rFonts w:ascii="Times New Roman" w:hAnsi="Times New Roman"/>
                <w:b/>
                <w:bCs/>
                <w:color w:val="231F20"/>
                <w:spacing w:val="-6"/>
                <w:w w:val="90"/>
                <w:sz w:val="24"/>
                <w:szCs w:val="24"/>
              </w:rPr>
              <w:t>R</w:t>
            </w:r>
            <w:r w:rsidRPr="008A686C">
              <w:rPr>
                <w:rFonts w:ascii="Times New Roman" w:hAnsi="Times New Roman"/>
                <w:b/>
                <w:bCs/>
                <w:color w:val="231F20"/>
                <w:w w:val="90"/>
                <w:sz w:val="24"/>
                <w:szCs w:val="24"/>
              </w:rPr>
              <w:t>e-submission</w:t>
            </w:r>
            <w:r w:rsidRPr="008A686C">
              <w:rPr>
                <w:rFonts w:ascii="Times New Roman" w:hAnsi="Times New Roman"/>
                <w:b/>
                <w:bCs/>
                <w:color w:val="231F20"/>
                <w:spacing w:val="15"/>
                <w:w w:val="90"/>
                <w:sz w:val="24"/>
                <w:szCs w:val="24"/>
              </w:rPr>
              <w:t xml:space="preserve"> </w:t>
            </w:r>
            <w:r w:rsidRPr="008A686C">
              <w:rPr>
                <w:rFonts w:ascii="Times New Roman" w:hAnsi="Times New Roman"/>
                <w:b/>
                <w:bCs/>
                <w:color w:val="231F20"/>
                <w:spacing w:val="-2"/>
                <w:w w:val="90"/>
                <w:sz w:val="24"/>
                <w:szCs w:val="24"/>
              </w:rPr>
              <w:t>D</w:t>
            </w:r>
            <w:r w:rsidRPr="008A686C">
              <w:rPr>
                <w:rFonts w:ascii="Times New Roman" w:hAnsi="Times New Roman"/>
                <w:b/>
                <w:bCs/>
                <w:color w:val="231F20"/>
                <w:w w:val="90"/>
                <w:sz w:val="24"/>
                <w:szCs w:val="24"/>
              </w:rPr>
              <w:t>a</w:t>
            </w:r>
            <w:r w:rsidRPr="008A686C">
              <w:rPr>
                <w:rFonts w:ascii="Times New Roman" w:hAnsi="Times New Roman"/>
                <w:b/>
                <w:bCs/>
                <w:color w:val="231F20"/>
                <w:spacing w:val="-3"/>
                <w:w w:val="90"/>
                <w:sz w:val="24"/>
                <w:szCs w:val="24"/>
              </w:rPr>
              <w:t>t</w:t>
            </w:r>
            <w:r w:rsidRPr="008A686C">
              <w:rPr>
                <w:rFonts w:ascii="Times New Roman" w:hAnsi="Times New Roman"/>
                <w:b/>
                <w:bCs/>
                <w:color w:val="231F20"/>
                <w:w w:val="90"/>
                <w:sz w:val="24"/>
                <w:szCs w:val="24"/>
              </w:rPr>
              <w:t>e</w:t>
            </w:r>
          </w:p>
        </w:tc>
        <w:tc>
          <w:tcPr>
            <w:tcW w:w="3364" w:type="dxa"/>
            <w:tcBorders>
              <w:top w:val="single" w:sz="4" w:space="0" w:color="000080"/>
              <w:left w:val="single" w:sz="4" w:space="0" w:color="000080"/>
              <w:bottom w:val="single" w:sz="4" w:space="0" w:color="000080"/>
              <w:right w:val="single" w:sz="4" w:space="0" w:color="000080"/>
            </w:tcBorders>
            <w:vAlign w:val="center"/>
          </w:tcPr>
          <w:p w14:paraId="0C4B35A4" w14:textId="77777777" w:rsidR="009E0E39" w:rsidRPr="008A686C" w:rsidRDefault="009E0E39" w:rsidP="00584EDC">
            <w:pPr>
              <w:rPr>
                <w:rFonts w:ascii="Times New Roman" w:hAnsi="Times New Roman"/>
                <w:sz w:val="24"/>
                <w:szCs w:val="24"/>
              </w:rPr>
            </w:pPr>
          </w:p>
        </w:tc>
        <w:tc>
          <w:tcPr>
            <w:tcW w:w="3441" w:type="dxa"/>
            <w:tcBorders>
              <w:top w:val="single" w:sz="4" w:space="0" w:color="000080"/>
              <w:left w:val="single" w:sz="4" w:space="0" w:color="000080"/>
              <w:bottom w:val="single" w:sz="4" w:space="0" w:color="000080"/>
              <w:right w:val="single" w:sz="4" w:space="0" w:color="000080"/>
            </w:tcBorders>
            <w:vAlign w:val="center"/>
          </w:tcPr>
          <w:p w14:paraId="3C559DB5" w14:textId="77777777" w:rsidR="009E0E39" w:rsidRPr="008A686C" w:rsidRDefault="009E0E39" w:rsidP="00584EDC">
            <w:pPr>
              <w:rPr>
                <w:rFonts w:ascii="Times New Roman" w:hAnsi="Times New Roman"/>
                <w:b/>
                <w:sz w:val="24"/>
                <w:szCs w:val="24"/>
              </w:rPr>
            </w:pPr>
            <w:r w:rsidRPr="008A686C">
              <w:rPr>
                <w:rFonts w:ascii="Times New Roman" w:hAnsi="Times New Roman"/>
                <w:b/>
                <w:bCs/>
                <w:color w:val="231F20"/>
                <w:spacing w:val="-2"/>
                <w:w w:val="90"/>
                <w:sz w:val="24"/>
                <w:szCs w:val="24"/>
              </w:rPr>
              <w:t>D</w:t>
            </w:r>
            <w:r w:rsidRPr="008A686C">
              <w:rPr>
                <w:rFonts w:ascii="Times New Roman" w:hAnsi="Times New Roman"/>
                <w:b/>
                <w:bCs/>
                <w:color w:val="231F20"/>
                <w:w w:val="90"/>
                <w:sz w:val="24"/>
                <w:szCs w:val="24"/>
              </w:rPr>
              <w:t>a</w:t>
            </w:r>
            <w:r w:rsidRPr="008A686C">
              <w:rPr>
                <w:rFonts w:ascii="Times New Roman" w:hAnsi="Times New Roman"/>
                <w:b/>
                <w:bCs/>
                <w:color w:val="231F20"/>
                <w:spacing w:val="-3"/>
                <w:w w:val="90"/>
                <w:sz w:val="24"/>
                <w:szCs w:val="24"/>
              </w:rPr>
              <w:t>t</w:t>
            </w:r>
            <w:r w:rsidRPr="008A686C">
              <w:rPr>
                <w:rFonts w:ascii="Times New Roman" w:hAnsi="Times New Roman"/>
                <w:b/>
                <w:bCs/>
                <w:color w:val="231F20"/>
                <w:w w:val="90"/>
                <w:sz w:val="24"/>
                <w:szCs w:val="24"/>
              </w:rPr>
              <w:t>e</w:t>
            </w:r>
            <w:r w:rsidRPr="008A686C">
              <w:rPr>
                <w:rFonts w:ascii="Times New Roman" w:hAnsi="Times New Roman"/>
                <w:b/>
                <w:bCs/>
                <w:color w:val="231F20"/>
                <w:spacing w:val="15"/>
                <w:w w:val="90"/>
                <w:sz w:val="24"/>
                <w:szCs w:val="24"/>
              </w:rPr>
              <w:t xml:space="preserve"> </w:t>
            </w:r>
            <w:r w:rsidRPr="008A686C">
              <w:rPr>
                <w:rFonts w:ascii="Times New Roman" w:hAnsi="Times New Roman"/>
                <w:b/>
                <w:bCs/>
                <w:color w:val="231F20"/>
                <w:spacing w:val="-6"/>
                <w:w w:val="90"/>
                <w:sz w:val="24"/>
                <w:szCs w:val="24"/>
              </w:rPr>
              <w:t>R</w:t>
            </w:r>
            <w:r w:rsidRPr="008A686C">
              <w:rPr>
                <w:rFonts w:ascii="Times New Roman" w:hAnsi="Times New Roman"/>
                <w:b/>
                <w:bCs/>
                <w:color w:val="231F20"/>
                <w:w w:val="90"/>
                <w:sz w:val="24"/>
                <w:szCs w:val="24"/>
              </w:rPr>
              <w:t>e</w:t>
            </w:r>
            <w:r w:rsidRPr="008A686C">
              <w:rPr>
                <w:rFonts w:ascii="Times New Roman" w:hAnsi="Times New Roman"/>
                <w:b/>
                <w:bCs/>
                <w:color w:val="231F20"/>
                <w:spacing w:val="-4"/>
                <w:w w:val="90"/>
                <w:sz w:val="24"/>
                <w:szCs w:val="24"/>
              </w:rPr>
              <w:t>c</w:t>
            </w:r>
            <w:r w:rsidRPr="008A686C">
              <w:rPr>
                <w:rFonts w:ascii="Times New Roman" w:hAnsi="Times New Roman"/>
                <w:b/>
                <w:bCs/>
                <w:color w:val="231F20"/>
                <w:w w:val="90"/>
                <w:sz w:val="24"/>
                <w:szCs w:val="24"/>
              </w:rPr>
              <w:t>ei</w:t>
            </w:r>
            <w:r w:rsidRPr="008A686C">
              <w:rPr>
                <w:rFonts w:ascii="Times New Roman" w:hAnsi="Times New Roman"/>
                <w:b/>
                <w:bCs/>
                <w:color w:val="231F20"/>
                <w:spacing w:val="-2"/>
                <w:w w:val="90"/>
                <w:sz w:val="24"/>
                <w:szCs w:val="24"/>
              </w:rPr>
              <w:t>v</w:t>
            </w:r>
            <w:r w:rsidRPr="008A686C">
              <w:rPr>
                <w:rFonts w:ascii="Times New Roman" w:hAnsi="Times New Roman"/>
                <w:b/>
                <w:bCs/>
                <w:color w:val="231F20"/>
                <w:w w:val="90"/>
                <w:sz w:val="24"/>
                <w:szCs w:val="24"/>
              </w:rPr>
              <w:t>ed</w:t>
            </w:r>
            <w:r w:rsidRPr="008A686C">
              <w:rPr>
                <w:rFonts w:ascii="Times New Roman" w:hAnsi="Times New Roman"/>
                <w:b/>
                <w:bCs/>
                <w:color w:val="231F20"/>
                <w:spacing w:val="15"/>
                <w:w w:val="90"/>
                <w:sz w:val="24"/>
                <w:szCs w:val="24"/>
              </w:rPr>
              <w:t xml:space="preserve"> </w:t>
            </w:r>
            <w:r w:rsidRPr="008A686C">
              <w:rPr>
                <w:rFonts w:ascii="Times New Roman" w:hAnsi="Times New Roman"/>
                <w:b/>
                <w:bCs/>
                <w:color w:val="231F20"/>
                <w:w w:val="90"/>
                <w:sz w:val="24"/>
                <w:szCs w:val="24"/>
              </w:rPr>
              <w:t>2nd</w:t>
            </w:r>
            <w:r w:rsidRPr="008A686C">
              <w:rPr>
                <w:rFonts w:ascii="Times New Roman" w:hAnsi="Times New Roman"/>
                <w:b/>
                <w:bCs/>
                <w:color w:val="231F20"/>
                <w:w w:val="94"/>
                <w:sz w:val="24"/>
                <w:szCs w:val="24"/>
              </w:rPr>
              <w:t xml:space="preserve"> </w:t>
            </w:r>
            <w:r w:rsidRPr="008A686C">
              <w:rPr>
                <w:rFonts w:ascii="Times New Roman" w:hAnsi="Times New Roman"/>
                <w:b/>
                <w:bCs/>
                <w:color w:val="231F20"/>
                <w:w w:val="90"/>
                <w:sz w:val="24"/>
                <w:szCs w:val="24"/>
              </w:rPr>
              <w:t>submission</w:t>
            </w:r>
          </w:p>
        </w:tc>
        <w:tc>
          <w:tcPr>
            <w:tcW w:w="3642" w:type="dxa"/>
            <w:tcBorders>
              <w:top w:val="single" w:sz="4" w:space="0" w:color="000080"/>
              <w:left w:val="single" w:sz="4" w:space="0" w:color="000080"/>
              <w:bottom w:val="single" w:sz="4" w:space="0" w:color="000080"/>
              <w:right w:val="single" w:sz="4" w:space="0" w:color="000080"/>
            </w:tcBorders>
            <w:vAlign w:val="center"/>
          </w:tcPr>
          <w:p w14:paraId="3B900D62" w14:textId="77777777" w:rsidR="009E0E39" w:rsidRPr="008A686C" w:rsidRDefault="009E0E39" w:rsidP="00584EDC">
            <w:pPr>
              <w:rPr>
                <w:rFonts w:ascii="Times New Roman" w:hAnsi="Times New Roman"/>
                <w:sz w:val="24"/>
                <w:szCs w:val="24"/>
              </w:rPr>
            </w:pPr>
          </w:p>
        </w:tc>
      </w:tr>
      <w:tr w:rsidR="009E0E39" w:rsidRPr="008A686C" w14:paraId="33A2DF55" w14:textId="77777777" w:rsidTr="00584EDC">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5AD45E79" w14:textId="77777777" w:rsidR="009E0E39" w:rsidRPr="008A686C" w:rsidRDefault="009E0E39" w:rsidP="00584EDC">
            <w:pPr>
              <w:rPr>
                <w:rFonts w:ascii="Times New Roman" w:hAnsi="Times New Roman"/>
                <w:b/>
                <w:sz w:val="24"/>
                <w:szCs w:val="24"/>
              </w:rPr>
            </w:pPr>
            <w:r w:rsidRPr="008A686C">
              <w:rPr>
                <w:rFonts w:ascii="Times New Roman" w:hAnsi="Times New Roman"/>
                <w:b/>
                <w:sz w:val="24"/>
                <w:szCs w:val="24"/>
              </w:rPr>
              <w:t xml:space="preserve">Student Name </w:t>
            </w:r>
          </w:p>
        </w:tc>
        <w:tc>
          <w:tcPr>
            <w:tcW w:w="3364" w:type="dxa"/>
            <w:tcBorders>
              <w:top w:val="single" w:sz="4" w:space="0" w:color="000080"/>
              <w:left w:val="single" w:sz="4" w:space="0" w:color="000080"/>
              <w:bottom w:val="single" w:sz="4" w:space="0" w:color="000080"/>
              <w:right w:val="single" w:sz="4" w:space="0" w:color="000080"/>
            </w:tcBorders>
            <w:vAlign w:val="center"/>
          </w:tcPr>
          <w:p w14:paraId="203925C5" w14:textId="77777777" w:rsidR="009E0E39" w:rsidRPr="008A686C" w:rsidRDefault="009E0E39" w:rsidP="00584EDC">
            <w:pPr>
              <w:rPr>
                <w:rFonts w:ascii="Times New Roman" w:hAnsi="Times New Roman"/>
                <w:sz w:val="24"/>
                <w:szCs w:val="24"/>
              </w:rPr>
            </w:pPr>
          </w:p>
        </w:tc>
        <w:tc>
          <w:tcPr>
            <w:tcW w:w="3441" w:type="dxa"/>
            <w:tcBorders>
              <w:top w:val="single" w:sz="4" w:space="0" w:color="000080"/>
              <w:left w:val="single" w:sz="4" w:space="0" w:color="000080"/>
              <w:bottom w:val="single" w:sz="4" w:space="0" w:color="000080"/>
              <w:right w:val="single" w:sz="4" w:space="0" w:color="000080"/>
            </w:tcBorders>
            <w:vAlign w:val="center"/>
          </w:tcPr>
          <w:p w14:paraId="4B6AB9ED" w14:textId="77777777" w:rsidR="009E0E39" w:rsidRPr="008A686C" w:rsidRDefault="009E0E39" w:rsidP="00584EDC">
            <w:pPr>
              <w:rPr>
                <w:rFonts w:ascii="Times New Roman" w:hAnsi="Times New Roman"/>
                <w:b/>
                <w:sz w:val="24"/>
                <w:szCs w:val="24"/>
              </w:rPr>
            </w:pPr>
            <w:r w:rsidRPr="008A686C">
              <w:rPr>
                <w:rFonts w:ascii="Times New Roman" w:hAnsi="Times New Roman"/>
                <w:b/>
                <w:sz w:val="24"/>
                <w:szCs w:val="24"/>
              </w:rPr>
              <w:t xml:space="preserve">Student ID  </w:t>
            </w:r>
          </w:p>
        </w:tc>
        <w:tc>
          <w:tcPr>
            <w:tcW w:w="3642" w:type="dxa"/>
            <w:tcBorders>
              <w:top w:val="single" w:sz="4" w:space="0" w:color="000080"/>
              <w:left w:val="single" w:sz="4" w:space="0" w:color="000080"/>
              <w:bottom w:val="single" w:sz="4" w:space="0" w:color="000080"/>
              <w:right w:val="single" w:sz="4" w:space="0" w:color="000080"/>
            </w:tcBorders>
            <w:vAlign w:val="center"/>
          </w:tcPr>
          <w:p w14:paraId="586B9E40" w14:textId="77777777" w:rsidR="009E0E39" w:rsidRPr="008A686C" w:rsidRDefault="009E0E39" w:rsidP="00584EDC">
            <w:pPr>
              <w:rPr>
                <w:rFonts w:ascii="Times New Roman" w:hAnsi="Times New Roman"/>
                <w:sz w:val="24"/>
                <w:szCs w:val="24"/>
              </w:rPr>
            </w:pPr>
          </w:p>
        </w:tc>
      </w:tr>
      <w:tr w:rsidR="009E0E39" w:rsidRPr="008A686C" w14:paraId="65A4B901" w14:textId="77777777" w:rsidTr="00740CD9">
        <w:trPr>
          <w:trHeight w:val="664"/>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0A5E90CE" w14:textId="77777777" w:rsidR="009E0E39" w:rsidRPr="008A686C" w:rsidRDefault="009E0E39" w:rsidP="00584EDC">
            <w:pPr>
              <w:rPr>
                <w:rFonts w:ascii="Times New Roman" w:hAnsi="Times New Roman"/>
                <w:b/>
                <w:sz w:val="24"/>
                <w:szCs w:val="24"/>
              </w:rPr>
            </w:pPr>
            <w:r w:rsidRPr="008A686C">
              <w:rPr>
                <w:rFonts w:ascii="Times New Roman" w:hAnsi="Times New Roman"/>
                <w:b/>
                <w:sz w:val="24"/>
                <w:szCs w:val="24"/>
              </w:rPr>
              <w:t>Class</w:t>
            </w:r>
          </w:p>
        </w:tc>
        <w:tc>
          <w:tcPr>
            <w:tcW w:w="3364" w:type="dxa"/>
            <w:tcBorders>
              <w:top w:val="single" w:sz="4" w:space="0" w:color="000080"/>
              <w:left w:val="single" w:sz="4" w:space="0" w:color="000080"/>
              <w:bottom w:val="single" w:sz="4" w:space="0" w:color="000080"/>
              <w:right w:val="single" w:sz="4" w:space="0" w:color="000080"/>
            </w:tcBorders>
            <w:vAlign w:val="center"/>
          </w:tcPr>
          <w:p w14:paraId="68E5E8E7" w14:textId="77777777" w:rsidR="009E0E39" w:rsidRPr="008A686C" w:rsidRDefault="009E0E39" w:rsidP="00584EDC">
            <w:pPr>
              <w:rPr>
                <w:rFonts w:ascii="Times New Roman" w:hAnsi="Times New Roman"/>
                <w:sz w:val="24"/>
                <w:szCs w:val="24"/>
              </w:rPr>
            </w:pPr>
          </w:p>
        </w:tc>
        <w:tc>
          <w:tcPr>
            <w:tcW w:w="3441" w:type="dxa"/>
            <w:tcBorders>
              <w:top w:val="single" w:sz="4" w:space="0" w:color="000080"/>
              <w:left w:val="single" w:sz="4" w:space="0" w:color="000080"/>
              <w:bottom w:val="single" w:sz="4" w:space="0" w:color="000080"/>
              <w:right w:val="single" w:sz="4" w:space="0" w:color="000080"/>
            </w:tcBorders>
            <w:vAlign w:val="center"/>
          </w:tcPr>
          <w:p w14:paraId="5724DD5A" w14:textId="77777777" w:rsidR="009E0E39" w:rsidRPr="008A686C" w:rsidRDefault="009E0E39" w:rsidP="00584EDC">
            <w:pPr>
              <w:rPr>
                <w:rFonts w:ascii="Times New Roman" w:hAnsi="Times New Roman"/>
                <w:b/>
                <w:sz w:val="24"/>
                <w:szCs w:val="24"/>
              </w:rPr>
            </w:pPr>
            <w:r w:rsidRPr="008A686C">
              <w:rPr>
                <w:rFonts w:ascii="Times New Roman" w:hAnsi="Times New Roman"/>
                <w:b/>
                <w:sz w:val="24"/>
                <w:szCs w:val="24"/>
              </w:rPr>
              <w:t>Assessor name</w:t>
            </w:r>
          </w:p>
        </w:tc>
        <w:tc>
          <w:tcPr>
            <w:tcW w:w="3642" w:type="dxa"/>
            <w:tcBorders>
              <w:top w:val="single" w:sz="4" w:space="0" w:color="000080"/>
              <w:left w:val="single" w:sz="4" w:space="0" w:color="000080"/>
              <w:bottom w:val="single" w:sz="4" w:space="0" w:color="000080"/>
              <w:right w:val="single" w:sz="4" w:space="0" w:color="000080"/>
            </w:tcBorders>
            <w:vAlign w:val="center"/>
          </w:tcPr>
          <w:p w14:paraId="3C4CB411" w14:textId="77777777" w:rsidR="009E0E39" w:rsidRPr="008A686C" w:rsidRDefault="009E0E39" w:rsidP="00584EDC">
            <w:pPr>
              <w:rPr>
                <w:rFonts w:ascii="Times New Roman" w:hAnsi="Times New Roman"/>
                <w:sz w:val="24"/>
                <w:szCs w:val="24"/>
              </w:rPr>
            </w:pPr>
          </w:p>
        </w:tc>
      </w:tr>
      <w:tr w:rsidR="009E0E39" w:rsidRPr="008A686C" w14:paraId="54D92FCD" w14:textId="77777777" w:rsidTr="00740CD9">
        <w:trPr>
          <w:trHeight w:val="460"/>
        </w:trPr>
        <w:tc>
          <w:tcPr>
            <w:tcW w:w="13428" w:type="dxa"/>
            <w:gridSpan w:val="4"/>
            <w:tcBorders>
              <w:top w:val="single" w:sz="4" w:space="0" w:color="000080"/>
              <w:left w:val="single" w:sz="4" w:space="0" w:color="000080"/>
              <w:bottom w:val="single" w:sz="4" w:space="0" w:color="auto"/>
              <w:right w:val="nil"/>
            </w:tcBorders>
            <w:tcMar>
              <w:top w:w="85" w:type="dxa"/>
              <w:bottom w:w="85" w:type="dxa"/>
            </w:tcMar>
            <w:vAlign w:val="center"/>
          </w:tcPr>
          <w:p w14:paraId="7B5A4A7B" w14:textId="77777777" w:rsidR="009E0E39" w:rsidRPr="00487054" w:rsidRDefault="009E0E39" w:rsidP="00584EDC">
            <w:pPr>
              <w:autoSpaceDE w:val="0"/>
              <w:autoSpaceDN w:val="0"/>
              <w:adjustRightInd w:val="0"/>
              <w:rPr>
                <w:rFonts w:ascii="Times New Roman" w:hAnsi="Times New Roman"/>
                <w:b/>
                <w:bCs/>
                <w:sz w:val="24"/>
                <w:szCs w:val="24"/>
              </w:rPr>
            </w:pPr>
            <w:r w:rsidRPr="00487054">
              <w:rPr>
                <w:rFonts w:ascii="Times New Roman" w:hAnsi="Times New Roman"/>
                <w:b/>
                <w:bCs/>
                <w:sz w:val="24"/>
                <w:szCs w:val="24"/>
              </w:rPr>
              <w:t>Student declaration</w:t>
            </w:r>
          </w:p>
          <w:p w14:paraId="51E838D5" w14:textId="77777777" w:rsidR="009E0E39" w:rsidRPr="008A686C" w:rsidRDefault="009E0E39" w:rsidP="00584EDC">
            <w:pPr>
              <w:rPr>
                <w:rFonts w:ascii="Times New Roman" w:hAnsi="Times New Roman"/>
                <w:sz w:val="24"/>
                <w:szCs w:val="24"/>
              </w:rPr>
            </w:pPr>
            <w:r w:rsidRPr="00487054">
              <w:rPr>
                <w:rFonts w:ascii="Times New Roman" w:eastAsia="Arial" w:hAnsi="Times New Roman"/>
                <w:color w:val="000000"/>
                <w:sz w:val="24"/>
                <w:szCs w:val="24"/>
              </w:rPr>
              <w:t xml:space="preserve">I certify that the assignment submission is entirely my own work and I fully understand the consequences of plagiarism. </w:t>
            </w:r>
            <w:r w:rsidRPr="00487054">
              <w:rPr>
                <w:rFonts w:ascii="Times New Roman" w:hAnsi="Times New Roman"/>
                <w:sz w:val="24"/>
                <w:szCs w:val="24"/>
              </w:rPr>
              <w:t>I understand that making a false declaration is a form of malpractice.</w:t>
            </w:r>
          </w:p>
        </w:tc>
      </w:tr>
      <w:tr w:rsidR="009E0E39" w:rsidRPr="008A686C" w14:paraId="12F1F2A6" w14:textId="77777777" w:rsidTr="00740CD9">
        <w:trPr>
          <w:trHeight w:val="460"/>
        </w:trPr>
        <w:tc>
          <w:tcPr>
            <w:tcW w:w="2981" w:type="dxa"/>
            <w:tcBorders>
              <w:top w:val="single" w:sz="4" w:space="0" w:color="auto"/>
              <w:left w:val="nil"/>
              <w:bottom w:val="nil"/>
              <w:right w:val="nil"/>
            </w:tcBorders>
            <w:tcMar>
              <w:top w:w="85" w:type="dxa"/>
              <w:bottom w:w="85" w:type="dxa"/>
            </w:tcMar>
            <w:vAlign w:val="center"/>
          </w:tcPr>
          <w:p w14:paraId="2B0B9EF2" w14:textId="77777777" w:rsidR="009E0E39" w:rsidRPr="008A686C" w:rsidRDefault="009E0E39" w:rsidP="00584EDC">
            <w:pPr>
              <w:rPr>
                <w:rFonts w:ascii="Times New Roman" w:hAnsi="Times New Roman"/>
                <w:b/>
                <w:sz w:val="24"/>
                <w:szCs w:val="24"/>
              </w:rPr>
            </w:pPr>
          </w:p>
        </w:tc>
        <w:tc>
          <w:tcPr>
            <w:tcW w:w="3364" w:type="dxa"/>
            <w:tcBorders>
              <w:top w:val="single" w:sz="4" w:space="0" w:color="auto"/>
              <w:left w:val="nil"/>
              <w:bottom w:val="nil"/>
              <w:right w:val="single" w:sz="4" w:space="0" w:color="auto"/>
            </w:tcBorders>
            <w:vAlign w:val="center"/>
          </w:tcPr>
          <w:p w14:paraId="77DD6AB9" w14:textId="77777777" w:rsidR="009E0E39" w:rsidRPr="008A686C" w:rsidRDefault="009E0E39" w:rsidP="00584EDC">
            <w:pPr>
              <w:rPr>
                <w:rFonts w:ascii="Times New Roman" w:hAnsi="Times New Roman"/>
                <w:sz w:val="24"/>
                <w:szCs w:val="24"/>
              </w:rPr>
            </w:pPr>
          </w:p>
        </w:tc>
        <w:tc>
          <w:tcPr>
            <w:tcW w:w="3441" w:type="dxa"/>
            <w:tcBorders>
              <w:top w:val="single" w:sz="4" w:space="0" w:color="auto"/>
              <w:left w:val="single" w:sz="4" w:space="0" w:color="auto"/>
              <w:bottom w:val="single" w:sz="4" w:space="0" w:color="auto"/>
              <w:right w:val="single" w:sz="4" w:space="0" w:color="auto"/>
            </w:tcBorders>
            <w:vAlign w:val="center"/>
          </w:tcPr>
          <w:p w14:paraId="04543FFC" w14:textId="77777777" w:rsidR="009E0E39" w:rsidRPr="008A686C" w:rsidRDefault="009E0E39" w:rsidP="00584EDC">
            <w:pPr>
              <w:rPr>
                <w:rFonts w:ascii="Times New Roman" w:hAnsi="Times New Roman"/>
                <w:b/>
                <w:sz w:val="24"/>
                <w:szCs w:val="24"/>
              </w:rPr>
            </w:pPr>
            <w:r w:rsidRPr="008A686C">
              <w:rPr>
                <w:rFonts w:ascii="Times New Roman" w:hAnsi="Times New Roman"/>
                <w:b/>
                <w:sz w:val="24"/>
                <w:szCs w:val="24"/>
              </w:rPr>
              <w:t>Student’s signature</w:t>
            </w:r>
          </w:p>
        </w:tc>
        <w:tc>
          <w:tcPr>
            <w:tcW w:w="3642" w:type="dxa"/>
            <w:tcBorders>
              <w:top w:val="single" w:sz="4" w:space="0" w:color="auto"/>
              <w:left w:val="single" w:sz="4" w:space="0" w:color="auto"/>
              <w:bottom w:val="single" w:sz="4" w:space="0" w:color="000080"/>
              <w:right w:val="single" w:sz="4" w:space="0" w:color="000080"/>
            </w:tcBorders>
            <w:vAlign w:val="center"/>
          </w:tcPr>
          <w:p w14:paraId="2F2754EE" w14:textId="77777777" w:rsidR="009E0E39" w:rsidRPr="008A686C" w:rsidRDefault="009E0E39" w:rsidP="00584EDC">
            <w:pPr>
              <w:rPr>
                <w:rFonts w:ascii="Times New Roman" w:hAnsi="Times New Roman"/>
                <w:sz w:val="24"/>
                <w:szCs w:val="24"/>
              </w:rPr>
            </w:pPr>
          </w:p>
        </w:tc>
      </w:tr>
    </w:tbl>
    <w:p w14:paraId="66F68905" w14:textId="77777777" w:rsidR="009E0E39" w:rsidRPr="008A686C" w:rsidRDefault="009E0E39" w:rsidP="009E0E39">
      <w:pPr>
        <w:rPr>
          <w:rFonts w:ascii="Times New Roman" w:hAnsi="Times New Roman"/>
          <w:b/>
          <w:sz w:val="24"/>
          <w:szCs w:val="24"/>
        </w:rPr>
      </w:pPr>
      <w:r w:rsidRPr="008A686C">
        <w:rPr>
          <w:rFonts w:ascii="Times New Roman" w:hAnsi="Times New Roman"/>
          <w:b/>
          <w:sz w:val="24"/>
          <w:szCs w:val="24"/>
        </w:rPr>
        <w:t>Grading grid</w:t>
      </w:r>
    </w:p>
    <w:tbl>
      <w:tblPr>
        <w:tblStyle w:val="TableGrid"/>
        <w:tblW w:w="0" w:type="auto"/>
        <w:tblLook w:val="04A0" w:firstRow="1" w:lastRow="0" w:firstColumn="1" w:lastColumn="0" w:noHBand="0" w:noVBand="1"/>
      </w:tblPr>
      <w:tblGrid>
        <w:gridCol w:w="1618"/>
        <w:gridCol w:w="1619"/>
        <w:gridCol w:w="1619"/>
        <w:gridCol w:w="1619"/>
        <w:gridCol w:w="1619"/>
        <w:gridCol w:w="1619"/>
      </w:tblGrid>
      <w:tr w:rsidR="009E0E39" w14:paraId="44288947" w14:textId="77777777" w:rsidTr="00584EDC">
        <w:tc>
          <w:tcPr>
            <w:tcW w:w="1618" w:type="dxa"/>
          </w:tcPr>
          <w:p w14:paraId="1AF35FEF" w14:textId="77777777" w:rsidR="009E0E39" w:rsidRDefault="009E0E39" w:rsidP="00584EDC">
            <w:pPr>
              <w:jc w:val="center"/>
              <w:rPr>
                <w:rFonts w:ascii="Times New Roman" w:hAnsi="Times New Roman"/>
                <w:sz w:val="24"/>
                <w:szCs w:val="24"/>
              </w:rPr>
            </w:pPr>
            <w:r>
              <w:rPr>
                <w:rFonts w:ascii="Times New Roman" w:hAnsi="Times New Roman"/>
                <w:sz w:val="24"/>
                <w:szCs w:val="24"/>
              </w:rPr>
              <w:t>P1</w:t>
            </w:r>
          </w:p>
        </w:tc>
        <w:tc>
          <w:tcPr>
            <w:tcW w:w="1619" w:type="dxa"/>
          </w:tcPr>
          <w:p w14:paraId="05B40282" w14:textId="77777777" w:rsidR="009E0E39" w:rsidRDefault="009E0E39" w:rsidP="00584EDC">
            <w:pPr>
              <w:jc w:val="center"/>
              <w:rPr>
                <w:rFonts w:ascii="Times New Roman" w:hAnsi="Times New Roman"/>
                <w:sz w:val="24"/>
                <w:szCs w:val="24"/>
              </w:rPr>
            </w:pPr>
            <w:r>
              <w:rPr>
                <w:rFonts w:ascii="Times New Roman" w:hAnsi="Times New Roman"/>
                <w:sz w:val="24"/>
                <w:szCs w:val="24"/>
              </w:rPr>
              <w:t>P2</w:t>
            </w:r>
          </w:p>
        </w:tc>
        <w:tc>
          <w:tcPr>
            <w:tcW w:w="1619" w:type="dxa"/>
          </w:tcPr>
          <w:p w14:paraId="65D0EEEB" w14:textId="77777777" w:rsidR="009E0E39" w:rsidRDefault="009E0E39" w:rsidP="00584EDC">
            <w:pPr>
              <w:jc w:val="center"/>
              <w:rPr>
                <w:rFonts w:ascii="Times New Roman" w:hAnsi="Times New Roman"/>
                <w:sz w:val="24"/>
                <w:szCs w:val="24"/>
              </w:rPr>
            </w:pPr>
            <w:r>
              <w:rPr>
                <w:rFonts w:ascii="Times New Roman" w:hAnsi="Times New Roman"/>
                <w:sz w:val="24"/>
                <w:szCs w:val="24"/>
              </w:rPr>
              <w:t>P3</w:t>
            </w:r>
          </w:p>
        </w:tc>
        <w:tc>
          <w:tcPr>
            <w:tcW w:w="1619" w:type="dxa"/>
          </w:tcPr>
          <w:p w14:paraId="1B6AA855" w14:textId="77777777" w:rsidR="009E0E39" w:rsidRDefault="009E0E39" w:rsidP="00584EDC">
            <w:pPr>
              <w:jc w:val="center"/>
              <w:rPr>
                <w:rFonts w:ascii="Times New Roman" w:hAnsi="Times New Roman"/>
                <w:sz w:val="24"/>
                <w:szCs w:val="24"/>
              </w:rPr>
            </w:pPr>
            <w:r>
              <w:rPr>
                <w:rFonts w:ascii="Times New Roman" w:hAnsi="Times New Roman"/>
                <w:sz w:val="24"/>
                <w:szCs w:val="24"/>
              </w:rPr>
              <w:t>M1</w:t>
            </w:r>
          </w:p>
        </w:tc>
        <w:tc>
          <w:tcPr>
            <w:tcW w:w="1619" w:type="dxa"/>
          </w:tcPr>
          <w:p w14:paraId="65C87B20" w14:textId="77777777" w:rsidR="009E0E39" w:rsidRDefault="009E0E39" w:rsidP="00584EDC">
            <w:pPr>
              <w:jc w:val="center"/>
              <w:rPr>
                <w:rFonts w:ascii="Times New Roman" w:hAnsi="Times New Roman"/>
                <w:sz w:val="24"/>
                <w:szCs w:val="24"/>
              </w:rPr>
            </w:pPr>
            <w:r>
              <w:rPr>
                <w:rFonts w:ascii="Times New Roman" w:hAnsi="Times New Roman"/>
                <w:sz w:val="24"/>
                <w:szCs w:val="24"/>
              </w:rPr>
              <w:t>M2</w:t>
            </w:r>
          </w:p>
        </w:tc>
        <w:tc>
          <w:tcPr>
            <w:tcW w:w="1619" w:type="dxa"/>
          </w:tcPr>
          <w:p w14:paraId="572867F2" w14:textId="77777777" w:rsidR="009E0E39" w:rsidRDefault="009E0E39" w:rsidP="00584EDC">
            <w:pPr>
              <w:jc w:val="center"/>
              <w:rPr>
                <w:rFonts w:ascii="Times New Roman" w:hAnsi="Times New Roman"/>
                <w:sz w:val="24"/>
                <w:szCs w:val="24"/>
              </w:rPr>
            </w:pPr>
            <w:r>
              <w:rPr>
                <w:rFonts w:ascii="Times New Roman" w:hAnsi="Times New Roman"/>
                <w:sz w:val="24"/>
                <w:szCs w:val="24"/>
              </w:rPr>
              <w:t>D1</w:t>
            </w:r>
          </w:p>
        </w:tc>
      </w:tr>
      <w:tr w:rsidR="009E0E39" w14:paraId="4A64AEB3" w14:textId="77777777" w:rsidTr="009E0E39">
        <w:trPr>
          <w:trHeight w:val="341"/>
        </w:trPr>
        <w:tc>
          <w:tcPr>
            <w:tcW w:w="1618" w:type="dxa"/>
          </w:tcPr>
          <w:p w14:paraId="622744E1" w14:textId="77777777" w:rsidR="009E0E39" w:rsidRDefault="009E0E39" w:rsidP="00584EDC">
            <w:pPr>
              <w:rPr>
                <w:rFonts w:ascii="Times New Roman" w:hAnsi="Times New Roman"/>
                <w:sz w:val="24"/>
                <w:szCs w:val="24"/>
              </w:rPr>
            </w:pPr>
          </w:p>
        </w:tc>
        <w:tc>
          <w:tcPr>
            <w:tcW w:w="1619" w:type="dxa"/>
          </w:tcPr>
          <w:p w14:paraId="178A4EA5" w14:textId="77777777" w:rsidR="009E0E39" w:rsidRDefault="009E0E39" w:rsidP="00584EDC">
            <w:pPr>
              <w:rPr>
                <w:rFonts w:ascii="Times New Roman" w:hAnsi="Times New Roman"/>
                <w:sz w:val="24"/>
                <w:szCs w:val="24"/>
              </w:rPr>
            </w:pPr>
          </w:p>
        </w:tc>
        <w:tc>
          <w:tcPr>
            <w:tcW w:w="1619" w:type="dxa"/>
          </w:tcPr>
          <w:p w14:paraId="2FF7E0CA" w14:textId="77777777" w:rsidR="009E0E39" w:rsidRDefault="009E0E39" w:rsidP="00584EDC">
            <w:pPr>
              <w:rPr>
                <w:rFonts w:ascii="Times New Roman" w:hAnsi="Times New Roman"/>
                <w:sz w:val="24"/>
                <w:szCs w:val="24"/>
              </w:rPr>
            </w:pPr>
          </w:p>
        </w:tc>
        <w:tc>
          <w:tcPr>
            <w:tcW w:w="1619" w:type="dxa"/>
          </w:tcPr>
          <w:p w14:paraId="53777ED9" w14:textId="77777777" w:rsidR="009E0E39" w:rsidRDefault="009E0E39" w:rsidP="00584EDC">
            <w:pPr>
              <w:rPr>
                <w:rFonts w:ascii="Times New Roman" w:hAnsi="Times New Roman"/>
                <w:sz w:val="24"/>
                <w:szCs w:val="24"/>
              </w:rPr>
            </w:pPr>
          </w:p>
        </w:tc>
        <w:tc>
          <w:tcPr>
            <w:tcW w:w="1619" w:type="dxa"/>
          </w:tcPr>
          <w:p w14:paraId="2A4A2007" w14:textId="77777777" w:rsidR="009E0E39" w:rsidRDefault="009E0E39" w:rsidP="00584EDC">
            <w:pPr>
              <w:rPr>
                <w:rFonts w:ascii="Times New Roman" w:hAnsi="Times New Roman"/>
                <w:sz w:val="24"/>
                <w:szCs w:val="24"/>
              </w:rPr>
            </w:pPr>
          </w:p>
        </w:tc>
        <w:tc>
          <w:tcPr>
            <w:tcW w:w="1619" w:type="dxa"/>
          </w:tcPr>
          <w:p w14:paraId="78BB742C" w14:textId="77777777" w:rsidR="009E0E39" w:rsidRDefault="009E0E39" w:rsidP="00584EDC">
            <w:pPr>
              <w:rPr>
                <w:rFonts w:ascii="Times New Roman" w:hAnsi="Times New Roman"/>
                <w:sz w:val="24"/>
                <w:szCs w:val="24"/>
              </w:rPr>
            </w:pPr>
          </w:p>
        </w:tc>
      </w:tr>
    </w:tbl>
    <w:p w14:paraId="138EE677" w14:textId="77777777" w:rsidR="009E0E39" w:rsidRPr="008A686C" w:rsidRDefault="009E0E39" w:rsidP="009E0E39">
      <w:pPr>
        <w:rPr>
          <w:rFonts w:ascii="Times New Roman" w:hAnsi="Times New Roman"/>
          <w:sz w:val="24"/>
          <w:szCs w:val="24"/>
        </w:rPr>
      </w:pPr>
    </w:p>
    <w:p w14:paraId="6C2C2A1C" w14:textId="77777777" w:rsidR="009E0E39" w:rsidRPr="008A686C" w:rsidRDefault="009E0E39" w:rsidP="009E0E39">
      <w:pPr>
        <w:spacing w:after="0"/>
        <w:rPr>
          <w:rFonts w:ascii="Times New Roman" w:hAnsi="Times New Roman"/>
          <w:vanish/>
          <w:sz w:val="24"/>
          <w:szCs w:val="24"/>
        </w:rPr>
      </w:pPr>
    </w:p>
    <w:p w14:paraId="75586DED" w14:textId="77777777" w:rsidR="009E0E39" w:rsidRPr="008A686C" w:rsidRDefault="009E0E39" w:rsidP="009E0E39">
      <w:pPr>
        <w:rPr>
          <w:rFonts w:ascii="Times New Roman" w:hAnsi="Times New Roman"/>
          <w:sz w:val="24"/>
          <w:szCs w:val="24"/>
        </w:rPr>
        <w:sectPr w:rsidR="009E0E39" w:rsidRPr="008A686C" w:rsidSect="004A63C6">
          <w:headerReference w:type="default" r:id="rId8"/>
          <w:pgSz w:w="15840" w:h="12240" w:orient="landscape"/>
          <w:pgMar w:top="1170" w:right="1440" w:bottom="810" w:left="1440" w:header="720" w:footer="720" w:gutter="0"/>
          <w:cols w:space="720"/>
          <w:docGrid w:linePitch="360"/>
        </w:sectPr>
      </w:pPr>
    </w:p>
    <w:p w14:paraId="0C52F0FE" w14:textId="674C0131" w:rsidR="006E61E2" w:rsidRDefault="006E61E2" w:rsidP="0087158A"/>
    <w:tbl>
      <w:tblPr>
        <w:tblW w:w="10830" w:type="dxa"/>
        <w:tblInd w:w="-274" w:type="dxa"/>
        <w:tblLayout w:type="fixed"/>
        <w:tblCellMar>
          <w:left w:w="0" w:type="dxa"/>
          <w:right w:w="0" w:type="dxa"/>
        </w:tblCellMar>
        <w:tblLook w:val="0000" w:firstRow="0" w:lastRow="0" w:firstColumn="0" w:lastColumn="0" w:noHBand="0" w:noVBand="0"/>
      </w:tblPr>
      <w:tblGrid>
        <w:gridCol w:w="2724"/>
        <w:gridCol w:w="4680"/>
        <w:gridCol w:w="3426"/>
      </w:tblGrid>
      <w:tr w:rsidR="009E0E39" w:rsidRPr="008A686C" w14:paraId="0D372090" w14:textId="77777777" w:rsidTr="00584EDC">
        <w:trPr>
          <w:trHeight w:hRule="exact" w:val="4160"/>
        </w:trPr>
        <w:tc>
          <w:tcPr>
            <w:tcW w:w="10830" w:type="dxa"/>
            <w:gridSpan w:val="3"/>
            <w:tcBorders>
              <w:top w:val="single" w:sz="8" w:space="0" w:color="002756"/>
              <w:left w:val="single" w:sz="8" w:space="0" w:color="002756"/>
              <w:bottom w:val="single" w:sz="8" w:space="0" w:color="002756"/>
              <w:right w:val="single" w:sz="8" w:space="0" w:color="002756"/>
            </w:tcBorders>
          </w:tcPr>
          <w:p w14:paraId="3FC7808A" w14:textId="77777777" w:rsidR="009E0E39" w:rsidRPr="008A686C" w:rsidRDefault="009E0E39" w:rsidP="00584EDC">
            <w:pPr>
              <w:pStyle w:val="TableParagraph"/>
              <w:kinsoku w:val="0"/>
              <w:overflowPunct w:val="0"/>
              <w:spacing w:before="64"/>
              <w:ind w:left="103"/>
              <w:rPr>
                <w:color w:val="000000"/>
              </w:rPr>
            </w:pPr>
            <w:r w:rsidRPr="00B16B6F">
              <w:rPr>
                <w:b/>
                <w:sz w:val="28"/>
              </w:rPr>
              <w:sym w:font="Wingdings" w:char="F072"/>
            </w:r>
            <w:r>
              <w:rPr>
                <w:b/>
                <w:sz w:val="28"/>
              </w:rPr>
              <w:t xml:space="preserve"> </w:t>
            </w:r>
            <w:r>
              <w:rPr>
                <w:b/>
                <w:bCs/>
                <w:color w:val="231F20"/>
                <w:spacing w:val="-2"/>
                <w:w w:val="85"/>
              </w:rPr>
              <w:t xml:space="preserve">Summative </w:t>
            </w:r>
            <w:r w:rsidRPr="008A686C">
              <w:rPr>
                <w:b/>
                <w:bCs/>
                <w:color w:val="231F20"/>
                <w:spacing w:val="-7"/>
                <w:w w:val="85"/>
              </w:rPr>
              <w:t>F</w:t>
            </w:r>
            <w:r w:rsidRPr="008A686C">
              <w:rPr>
                <w:b/>
                <w:bCs/>
                <w:color w:val="231F20"/>
                <w:w w:val="85"/>
              </w:rPr>
              <w:t>eed</w:t>
            </w:r>
            <w:r w:rsidRPr="008A686C">
              <w:rPr>
                <w:b/>
                <w:bCs/>
                <w:color w:val="231F20"/>
                <w:spacing w:val="-2"/>
                <w:w w:val="85"/>
              </w:rPr>
              <w:t>b</w:t>
            </w:r>
            <w:r w:rsidRPr="008A686C">
              <w:rPr>
                <w:b/>
                <w:bCs/>
                <w:color w:val="231F20"/>
                <w:w w:val="85"/>
              </w:rPr>
              <w:t>ack:</w:t>
            </w:r>
            <w:r>
              <w:rPr>
                <w:b/>
                <w:bCs/>
                <w:color w:val="231F20"/>
                <w:w w:val="85"/>
              </w:rPr>
              <w:t xml:space="preserve">                                                                 </w:t>
            </w:r>
            <w:r w:rsidRPr="00B16B6F">
              <w:rPr>
                <w:b/>
                <w:sz w:val="28"/>
              </w:rPr>
              <w:sym w:font="Wingdings" w:char="F072"/>
            </w:r>
            <w:r>
              <w:rPr>
                <w:b/>
                <w:sz w:val="28"/>
              </w:rPr>
              <w:t xml:space="preserve"> </w:t>
            </w:r>
            <w:r w:rsidRPr="008A686C">
              <w:rPr>
                <w:b/>
                <w:bCs/>
                <w:color w:val="231F20"/>
                <w:spacing w:val="-6"/>
                <w:w w:val="90"/>
              </w:rPr>
              <w:t>R</w:t>
            </w:r>
            <w:r w:rsidRPr="008A686C">
              <w:rPr>
                <w:b/>
                <w:bCs/>
                <w:color w:val="231F20"/>
                <w:w w:val="90"/>
              </w:rPr>
              <w:t>esubmission</w:t>
            </w:r>
            <w:r>
              <w:rPr>
                <w:b/>
                <w:bCs/>
                <w:color w:val="231F20"/>
                <w:spacing w:val="-2"/>
                <w:w w:val="85"/>
              </w:rPr>
              <w:t xml:space="preserve"> </w:t>
            </w:r>
            <w:r w:rsidRPr="008A686C">
              <w:rPr>
                <w:b/>
                <w:bCs/>
                <w:color w:val="231F20"/>
                <w:spacing w:val="-7"/>
                <w:w w:val="85"/>
              </w:rPr>
              <w:t>F</w:t>
            </w:r>
            <w:r w:rsidRPr="008A686C">
              <w:rPr>
                <w:b/>
                <w:bCs/>
                <w:color w:val="231F20"/>
                <w:w w:val="85"/>
              </w:rPr>
              <w:t>eed</w:t>
            </w:r>
            <w:r w:rsidRPr="008A686C">
              <w:rPr>
                <w:b/>
                <w:bCs/>
                <w:color w:val="231F20"/>
                <w:spacing w:val="-2"/>
                <w:w w:val="85"/>
              </w:rPr>
              <w:t>b</w:t>
            </w:r>
            <w:r w:rsidRPr="008A686C">
              <w:rPr>
                <w:b/>
                <w:bCs/>
                <w:color w:val="231F20"/>
                <w:w w:val="85"/>
              </w:rPr>
              <w:t>ack:</w:t>
            </w:r>
          </w:p>
          <w:p w14:paraId="639B001A" w14:textId="77777777" w:rsidR="009E0E39" w:rsidRPr="008A686C" w:rsidRDefault="009E0E39" w:rsidP="00584EDC">
            <w:pPr>
              <w:pStyle w:val="TableParagraph"/>
              <w:kinsoku w:val="0"/>
              <w:overflowPunct w:val="0"/>
              <w:spacing w:before="64"/>
              <w:ind w:left="103"/>
              <w:rPr>
                <w:color w:val="000000"/>
              </w:rPr>
            </w:pPr>
          </w:p>
          <w:p w14:paraId="4C5FDAB5" w14:textId="77777777" w:rsidR="009E0E39" w:rsidRPr="008A686C" w:rsidRDefault="009E0E39" w:rsidP="00584EDC">
            <w:pPr>
              <w:pStyle w:val="TableParagraph"/>
              <w:kinsoku w:val="0"/>
              <w:overflowPunct w:val="0"/>
              <w:spacing w:before="3" w:line="180" w:lineRule="exact"/>
            </w:pPr>
          </w:p>
          <w:p w14:paraId="145635DC" w14:textId="77777777" w:rsidR="009E0E39" w:rsidRDefault="009E0E39" w:rsidP="00584EDC">
            <w:pPr>
              <w:pStyle w:val="TableParagraph"/>
              <w:kinsoku w:val="0"/>
              <w:overflowPunct w:val="0"/>
              <w:spacing w:line="250" w:lineRule="auto"/>
              <w:ind w:left="103" w:right="1022"/>
            </w:pPr>
          </w:p>
          <w:p w14:paraId="4A5D062C" w14:textId="77777777" w:rsidR="009E0E39" w:rsidRDefault="009E0E39" w:rsidP="00584EDC">
            <w:pPr>
              <w:pStyle w:val="TableParagraph"/>
              <w:kinsoku w:val="0"/>
              <w:overflowPunct w:val="0"/>
              <w:spacing w:line="250" w:lineRule="auto"/>
              <w:ind w:left="103" w:right="1022"/>
            </w:pPr>
          </w:p>
          <w:p w14:paraId="6DC2AA3C" w14:textId="77777777" w:rsidR="009E0E39" w:rsidRDefault="009E0E39" w:rsidP="00584EDC">
            <w:pPr>
              <w:pStyle w:val="TableParagraph"/>
              <w:kinsoku w:val="0"/>
              <w:overflowPunct w:val="0"/>
              <w:spacing w:line="250" w:lineRule="auto"/>
              <w:ind w:left="103" w:right="1022"/>
            </w:pPr>
          </w:p>
          <w:p w14:paraId="6009C159" w14:textId="77777777" w:rsidR="009E0E39" w:rsidRDefault="009E0E39" w:rsidP="00584EDC">
            <w:pPr>
              <w:pStyle w:val="TableParagraph"/>
              <w:kinsoku w:val="0"/>
              <w:overflowPunct w:val="0"/>
              <w:spacing w:line="250" w:lineRule="auto"/>
              <w:ind w:left="103" w:right="1022"/>
            </w:pPr>
          </w:p>
          <w:p w14:paraId="714B4F6B" w14:textId="77777777" w:rsidR="009E0E39" w:rsidRDefault="009E0E39" w:rsidP="00584EDC">
            <w:pPr>
              <w:pStyle w:val="TableParagraph"/>
              <w:kinsoku w:val="0"/>
              <w:overflowPunct w:val="0"/>
              <w:spacing w:line="250" w:lineRule="auto"/>
              <w:ind w:left="103" w:right="1022"/>
            </w:pPr>
          </w:p>
          <w:p w14:paraId="71329EC6" w14:textId="77777777" w:rsidR="009E0E39" w:rsidRDefault="009E0E39" w:rsidP="00584EDC">
            <w:pPr>
              <w:pStyle w:val="TableParagraph"/>
              <w:kinsoku w:val="0"/>
              <w:overflowPunct w:val="0"/>
              <w:spacing w:line="250" w:lineRule="auto"/>
              <w:ind w:left="103" w:right="1022"/>
            </w:pPr>
          </w:p>
          <w:p w14:paraId="3E020924" w14:textId="77777777" w:rsidR="009E0E39" w:rsidRDefault="009E0E39" w:rsidP="00584EDC">
            <w:pPr>
              <w:pStyle w:val="TableParagraph"/>
              <w:kinsoku w:val="0"/>
              <w:overflowPunct w:val="0"/>
              <w:spacing w:line="250" w:lineRule="auto"/>
              <w:ind w:left="103" w:right="1022"/>
            </w:pPr>
          </w:p>
          <w:p w14:paraId="6F25839D" w14:textId="77777777" w:rsidR="009E0E39" w:rsidRPr="008A686C" w:rsidRDefault="009E0E39" w:rsidP="00584EDC">
            <w:pPr>
              <w:pStyle w:val="TableParagraph"/>
              <w:kinsoku w:val="0"/>
              <w:overflowPunct w:val="0"/>
              <w:spacing w:line="250" w:lineRule="auto"/>
              <w:ind w:left="103" w:right="1022"/>
            </w:pPr>
          </w:p>
        </w:tc>
      </w:tr>
      <w:tr w:rsidR="009E0E39" w:rsidRPr="008A686C" w14:paraId="20CAE8D8" w14:textId="77777777" w:rsidTr="00584EDC">
        <w:trPr>
          <w:trHeight w:hRule="exact" w:val="545"/>
        </w:trPr>
        <w:tc>
          <w:tcPr>
            <w:tcW w:w="2724" w:type="dxa"/>
            <w:tcBorders>
              <w:top w:val="single" w:sz="8" w:space="0" w:color="002756"/>
              <w:left w:val="single" w:sz="8" w:space="0" w:color="002756"/>
              <w:bottom w:val="single" w:sz="8" w:space="0" w:color="002756"/>
              <w:right w:val="single" w:sz="8" w:space="0" w:color="002756"/>
            </w:tcBorders>
          </w:tcPr>
          <w:p w14:paraId="16E8F7FA" w14:textId="77777777" w:rsidR="009E0E39" w:rsidRPr="008A686C" w:rsidRDefault="009E0E39" w:rsidP="00584EDC">
            <w:pPr>
              <w:pStyle w:val="TableParagraph"/>
              <w:kinsoku w:val="0"/>
              <w:overflowPunct w:val="0"/>
              <w:spacing w:before="4" w:line="140" w:lineRule="exact"/>
            </w:pPr>
          </w:p>
          <w:p w14:paraId="027DE620" w14:textId="77777777" w:rsidR="009E0E39" w:rsidRPr="008A686C" w:rsidRDefault="009E0E39" w:rsidP="00584EDC">
            <w:pPr>
              <w:pStyle w:val="TableParagraph"/>
              <w:kinsoku w:val="0"/>
              <w:overflowPunct w:val="0"/>
              <w:ind w:left="103"/>
            </w:pPr>
            <w:r w:rsidRPr="008A686C">
              <w:rPr>
                <w:b/>
                <w:bCs/>
                <w:color w:val="231F20"/>
                <w:w w:val="90"/>
              </w:rPr>
              <w:t>G</w:t>
            </w:r>
            <w:r w:rsidRPr="008A686C">
              <w:rPr>
                <w:b/>
                <w:bCs/>
                <w:color w:val="231F20"/>
                <w:spacing w:val="-3"/>
                <w:w w:val="90"/>
              </w:rPr>
              <w:t>r</w:t>
            </w:r>
            <w:r w:rsidRPr="008A686C">
              <w:rPr>
                <w:b/>
                <w:bCs/>
                <w:color w:val="231F20"/>
                <w:w w:val="90"/>
              </w:rPr>
              <w:t>ade:</w:t>
            </w:r>
          </w:p>
        </w:tc>
        <w:tc>
          <w:tcPr>
            <w:tcW w:w="4680" w:type="dxa"/>
            <w:tcBorders>
              <w:top w:val="single" w:sz="8" w:space="0" w:color="002756"/>
              <w:left w:val="single" w:sz="8" w:space="0" w:color="002756"/>
              <w:bottom w:val="single" w:sz="8" w:space="0" w:color="002756"/>
              <w:right w:val="single" w:sz="8" w:space="0" w:color="002756"/>
            </w:tcBorders>
          </w:tcPr>
          <w:p w14:paraId="32F204DC" w14:textId="77777777" w:rsidR="009E0E39" w:rsidRPr="008A686C" w:rsidRDefault="009E0E39" w:rsidP="00584EDC">
            <w:pPr>
              <w:pStyle w:val="TableParagraph"/>
              <w:kinsoku w:val="0"/>
              <w:overflowPunct w:val="0"/>
              <w:spacing w:before="4" w:line="140" w:lineRule="exact"/>
            </w:pPr>
          </w:p>
          <w:p w14:paraId="09B13E59" w14:textId="77777777" w:rsidR="009E0E39" w:rsidRPr="008A686C" w:rsidRDefault="009E0E39" w:rsidP="00584EDC">
            <w:pPr>
              <w:pStyle w:val="TableParagraph"/>
              <w:kinsoku w:val="0"/>
              <w:overflowPunct w:val="0"/>
              <w:ind w:left="103"/>
            </w:pPr>
            <w:r w:rsidRPr="008A686C">
              <w:rPr>
                <w:b/>
                <w:bCs/>
                <w:color w:val="231F20"/>
                <w:spacing w:val="-2"/>
                <w:w w:val="90"/>
              </w:rPr>
              <w:t>A</w:t>
            </w:r>
            <w:r w:rsidRPr="008A686C">
              <w:rPr>
                <w:b/>
                <w:bCs/>
                <w:color w:val="231F20"/>
                <w:w w:val="90"/>
              </w:rPr>
              <w:t>ssessor</w:t>
            </w:r>
            <w:r w:rsidRPr="008A686C">
              <w:rPr>
                <w:b/>
                <w:bCs/>
                <w:color w:val="231F20"/>
                <w:spacing w:val="-16"/>
                <w:w w:val="90"/>
              </w:rPr>
              <w:t xml:space="preserve"> </w:t>
            </w:r>
            <w:r w:rsidRPr="008A686C">
              <w:rPr>
                <w:b/>
                <w:bCs/>
                <w:color w:val="231F20"/>
                <w:w w:val="90"/>
              </w:rPr>
              <w:t>Signa</w:t>
            </w:r>
            <w:r w:rsidRPr="008A686C">
              <w:rPr>
                <w:b/>
                <w:bCs/>
                <w:color w:val="231F20"/>
                <w:spacing w:val="-3"/>
                <w:w w:val="90"/>
              </w:rPr>
              <w:t>t</w:t>
            </w:r>
            <w:r w:rsidRPr="008A686C">
              <w:rPr>
                <w:b/>
                <w:bCs/>
                <w:color w:val="231F20"/>
                <w:w w:val="90"/>
              </w:rPr>
              <w:t>u</w:t>
            </w:r>
            <w:r w:rsidRPr="008A686C">
              <w:rPr>
                <w:b/>
                <w:bCs/>
                <w:color w:val="231F20"/>
                <w:spacing w:val="-4"/>
                <w:w w:val="90"/>
              </w:rPr>
              <w:t>r</w:t>
            </w:r>
            <w:r w:rsidRPr="008A686C">
              <w:rPr>
                <w:b/>
                <w:bCs/>
                <w:color w:val="231F20"/>
                <w:w w:val="90"/>
              </w:rPr>
              <w:t>e:</w:t>
            </w:r>
          </w:p>
        </w:tc>
        <w:tc>
          <w:tcPr>
            <w:tcW w:w="3426" w:type="dxa"/>
            <w:tcBorders>
              <w:top w:val="single" w:sz="8" w:space="0" w:color="002756"/>
              <w:left w:val="single" w:sz="8" w:space="0" w:color="002756"/>
              <w:bottom w:val="single" w:sz="8" w:space="0" w:color="002756"/>
              <w:right w:val="single" w:sz="8" w:space="0" w:color="002756"/>
            </w:tcBorders>
          </w:tcPr>
          <w:p w14:paraId="6FB19F51" w14:textId="77777777" w:rsidR="009E0E39" w:rsidRPr="008A686C" w:rsidRDefault="009E0E39" w:rsidP="00584EDC">
            <w:pPr>
              <w:pStyle w:val="TableParagraph"/>
              <w:kinsoku w:val="0"/>
              <w:overflowPunct w:val="0"/>
              <w:spacing w:before="4" w:line="140" w:lineRule="exact"/>
            </w:pPr>
          </w:p>
          <w:p w14:paraId="0C39CF1B" w14:textId="77777777" w:rsidR="009E0E39" w:rsidRPr="008A686C" w:rsidRDefault="009E0E39" w:rsidP="00584EDC">
            <w:pPr>
              <w:pStyle w:val="TableParagraph"/>
              <w:kinsoku w:val="0"/>
              <w:overflowPunct w:val="0"/>
              <w:ind w:left="103"/>
            </w:pPr>
            <w:r w:rsidRPr="008A686C">
              <w:rPr>
                <w:b/>
                <w:bCs/>
                <w:color w:val="231F20"/>
                <w:spacing w:val="-3"/>
                <w:w w:val="95"/>
              </w:rPr>
              <w:t>D</w:t>
            </w:r>
            <w:r w:rsidRPr="008A686C">
              <w:rPr>
                <w:b/>
                <w:bCs/>
                <w:color w:val="231F20"/>
                <w:w w:val="95"/>
              </w:rPr>
              <w:t>a</w:t>
            </w:r>
            <w:r w:rsidRPr="008A686C">
              <w:rPr>
                <w:b/>
                <w:bCs/>
                <w:color w:val="231F20"/>
                <w:spacing w:val="-3"/>
                <w:w w:val="95"/>
              </w:rPr>
              <w:t>t</w:t>
            </w:r>
            <w:r w:rsidRPr="008A686C">
              <w:rPr>
                <w:b/>
                <w:bCs/>
                <w:color w:val="231F20"/>
                <w:w w:val="95"/>
              </w:rPr>
              <w:t>e:</w:t>
            </w:r>
          </w:p>
        </w:tc>
      </w:tr>
      <w:tr w:rsidR="009E0E39" w:rsidRPr="008A686C" w14:paraId="54DB8EF7" w14:textId="77777777" w:rsidTr="00584EDC">
        <w:trPr>
          <w:trHeight w:hRule="exact" w:val="1125"/>
        </w:trPr>
        <w:tc>
          <w:tcPr>
            <w:tcW w:w="10830" w:type="dxa"/>
            <w:gridSpan w:val="3"/>
            <w:tcBorders>
              <w:top w:val="single" w:sz="8" w:space="0" w:color="002756"/>
              <w:left w:val="single" w:sz="8" w:space="0" w:color="002756"/>
              <w:bottom w:val="single" w:sz="8" w:space="0" w:color="002756"/>
              <w:right w:val="single" w:sz="8" w:space="0" w:color="002756"/>
            </w:tcBorders>
          </w:tcPr>
          <w:p w14:paraId="23537C7D" w14:textId="77777777" w:rsidR="009E0E39" w:rsidRPr="008A686C" w:rsidRDefault="009E0E39" w:rsidP="00584EDC">
            <w:pPr>
              <w:pStyle w:val="TableParagraph"/>
              <w:kinsoku w:val="0"/>
              <w:overflowPunct w:val="0"/>
              <w:spacing w:before="64"/>
              <w:ind w:left="103"/>
            </w:pPr>
            <w:r>
              <w:rPr>
                <w:b/>
                <w:bCs/>
                <w:color w:val="231F20"/>
                <w:w w:val="95"/>
              </w:rPr>
              <w:t xml:space="preserve">Lecturer </w:t>
            </w:r>
            <w:r w:rsidRPr="008A686C">
              <w:rPr>
                <w:b/>
                <w:bCs/>
                <w:color w:val="231F20"/>
                <w:w w:val="95"/>
              </w:rPr>
              <w:t>Signa</w:t>
            </w:r>
            <w:r w:rsidRPr="008A686C">
              <w:rPr>
                <w:b/>
                <w:bCs/>
                <w:color w:val="231F20"/>
                <w:spacing w:val="-4"/>
                <w:w w:val="95"/>
              </w:rPr>
              <w:t>t</w:t>
            </w:r>
            <w:r w:rsidRPr="008A686C">
              <w:rPr>
                <w:b/>
                <w:bCs/>
                <w:color w:val="231F20"/>
                <w:w w:val="95"/>
              </w:rPr>
              <w:t>u</w:t>
            </w:r>
            <w:r w:rsidRPr="008A686C">
              <w:rPr>
                <w:b/>
                <w:bCs/>
                <w:color w:val="231F20"/>
                <w:spacing w:val="-4"/>
                <w:w w:val="95"/>
              </w:rPr>
              <w:t>r</w:t>
            </w:r>
            <w:r w:rsidRPr="008A686C">
              <w:rPr>
                <w:b/>
                <w:bCs/>
                <w:color w:val="231F20"/>
                <w:w w:val="95"/>
              </w:rPr>
              <w:t>e:</w:t>
            </w:r>
          </w:p>
        </w:tc>
      </w:tr>
    </w:tbl>
    <w:p w14:paraId="0608857B" w14:textId="77777777" w:rsidR="009E0E39" w:rsidRDefault="009E0E39" w:rsidP="009E0E39">
      <w:pPr>
        <w:rPr>
          <w:rFonts w:ascii="Times New Roman" w:hAnsi="Times New Roman"/>
          <w:sz w:val="24"/>
          <w:szCs w:val="24"/>
        </w:rPr>
      </w:pPr>
    </w:p>
    <w:p w14:paraId="0FF57ACE" w14:textId="77777777" w:rsidR="009E0E39" w:rsidRDefault="009E0E39" w:rsidP="009E0E39">
      <w:pPr>
        <w:rPr>
          <w:rFonts w:ascii="Times New Roman" w:hAnsi="Times New Roman"/>
          <w:sz w:val="24"/>
          <w:szCs w:val="24"/>
        </w:rPr>
      </w:pPr>
    </w:p>
    <w:p w14:paraId="69D69BFA" w14:textId="1309E8E6" w:rsidR="0087158A" w:rsidRPr="0087158A" w:rsidRDefault="0087158A" w:rsidP="0087158A"/>
    <w:p w14:paraId="7E387E44" w14:textId="5850F82E" w:rsidR="0087158A" w:rsidRPr="0087158A" w:rsidRDefault="0087158A" w:rsidP="0087158A"/>
    <w:p w14:paraId="354DD1C1" w14:textId="0574B92D" w:rsidR="0087158A" w:rsidRPr="0087158A" w:rsidRDefault="0087158A" w:rsidP="0087158A"/>
    <w:p w14:paraId="69F0A194" w14:textId="4F738760" w:rsidR="0087158A" w:rsidRPr="0087158A" w:rsidRDefault="0087158A" w:rsidP="0087158A"/>
    <w:p w14:paraId="1E1D5B33" w14:textId="67406787" w:rsidR="0087158A" w:rsidRPr="0087158A" w:rsidRDefault="0087158A" w:rsidP="0087158A"/>
    <w:p w14:paraId="2CD08222" w14:textId="561D0EE5" w:rsidR="0087158A" w:rsidRDefault="0087158A" w:rsidP="0087158A"/>
    <w:p w14:paraId="4FA3291B" w14:textId="4A0A825E" w:rsidR="00C86F71" w:rsidRDefault="00C86F71" w:rsidP="00C86F71">
      <w:pPr>
        <w:pStyle w:val="TOCHeading"/>
      </w:pPr>
    </w:p>
    <w:p w14:paraId="57150061" w14:textId="77777777" w:rsidR="00C95E8D" w:rsidRDefault="00C95E8D" w:rsidP="0087158A">
      <w:pPr>
        <w:tabs>
          <w:tab w:val="left" w:pos="6540"/>
        </w:tabs>
      </w:pPr>
    </w:p>
    <w:p w14:paraId="676DCE33" w14:textId="77777777" w:rsidR="00C95E8D" w:rsidRDefault="00C95E8D" w:rsidP="0087158A">
      <w:pPr>
        <w:tabs>
          <w:tab w:val="left" w:pos="6540"/>
        </w:tabs>
      </w:pPr>
    </w:p>
    <w:p w14:paraId="78112357" w14:textId="77777777" w:rsidR="00C95E8D" w:rsidRDefault="00C95E8D" w:rsidP="0087158A">
      <w:pPr>
        <w:tabs>
          <w:tab w:val="left" w:pos="6540"/>
        </w:tabs>
      </w:pPr>
    </w:p>
    <w:p w14:paraId="569F40D9" w14:textId="77777777" w:rsidR="00C95E8D" w:rsidRDefault="00C95E8D" w:rsidP="0087158A">
      <w:pPr>
        <w:tabs>
          <w:tab w:val="left" w:pos="6540"/>
        </w:tabs>
      </w:pPr>
    </w:p>
    <w:sdt>
      <w:sdtPr>
        <w:rPr>
          <w:rFonts w:ascii="Calibri" w:eastAsia="Times New Roman" w:hAnsi="Calibri" w:cs="Times New Roman"/>
          <w:color w:val="auto"/>
          <w:sz w:val="22"/>
          <w:szCs w:val="22"/>
        </w:rPr>
        <w:id w:val="-687680783"/>
        <w:docPartObj>
          <w:docPartGallery w:val="Table of Contents"/>
          <w:docPartUnique/>
        </w:docPartObj>
      </w:sdtPr>
      <w:sdtEndPr>
        <w:rPr>
          <w:noProof/>
        </w:rPr>
      </w:sdtEndPr>
      <w:sdtContent>
        <w:p w14:paraId="6E4178C8" w14:textId="523C39C9" w:rsidR="005963DA" w:rsidRDefault="005963DA">
          <w:pPr>
            <w:pStyle w:val="TOCHeading"/>
          </w:pPr>
          <w:r>
            <w:t>Contents</w:t>
          </w:r>
        </w:p>
        <w:p w14:paraId="1165B9A9" w14:textId="378F4064" w:rsidR="00980A58" w:rsidRDefault="005963DA">
          <w:pPr>
            <w:pStyle w:val="TOC1"/>
            <w:tabs>
              <w:tab w:val="left" w:pos="440"/>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109720043" w:history="1">
            <w:r w:rsidR="00980A58" w:rsidRPr="00D47D41">
              <w:rPr>
                <w:rStyle w:val="Hyperlink"/>
                <w:noProof/>
              </w:rPr>
              <w:t>I.</w:t>
            </w:r>
            <w:r w:rsidR="00980A58">
              <w:rPr>
                <w:rFonts w:asciiTheme="minorHAnsi" w:eastAsiaTheme="minorEastAsia" w:hAnsiTheme="minorHAnsi" w:cstheme="minorBidi"/>
                <w:noProof/>
              </w:rPr>
              <w:tab/>
            </w:r>
            <w:r w:rsidR="00980A58" w:rsidRPr="00D47D41">
              <w:rPr>
                <w:rStyle w:val="Hyperlink"/>
                <w:noProof/>
              </w:rPr>
              <w:t>INTRODUCTION</w:t>
            </w:r>
            <w:r w:rsidR="00980A58">
              <w:rPr>
                <w:noProof/>
                <w:webHidden/>
              </w:rPr>
              <w:tab/>
            </w:r>
            <w:r w:rsidR="00980A58">
              <w:rPr>
                <w:noProof/>
                <w:webHidden/>
              </w:rPr>
              <w:fldChar w:fldCharType="begin"/>
            </w:r>
            <w:r w:rsidR="00980A58">
              <w:rPr>
                <w:noProof/>
                <w:webHidden/>
              </w:rPr>
              <w:instrText xml:space="preserve"> PAGEREF _Toc109720043 \h </w:instrText>
            </w:r>
            <w:r w:rsidR="00980A58">
              <w:rPr>
                <w:noProof/>
                <w:webHidden/>
              </w:rPr>
            </w:r>
            <w:r w:rsidR="00980A58">
              <w:rPr>
                <w:noProof/>
                <w:webHidden/>
              </w:rPr>
              <w:fldChar w:fldCharType="separate"/>
            </w:r>
            <w:r w:rsidR="00980A58">
              <w:rPr>
                <w:noProof/>
                <w:webHidden/>
              </w:rPr>
              <w:t>5</w:t>
            </w:r>
            <w:r w:rsidR="00980A58">
              <w:rPr>
                <w:noProof/>
                <w:webHidden/>
              </w:rPr>
              <w:fldChar w:fldCharType="end"/>
            </w:r>
          </w:hyperlink>
        </w:p>
        <w:p w14:paraId="069044B7" w14:textId="5F05EA37" w:rsidR="00980A58" w:rsidRDefault="00000000">
          <w:pPr>
            <w:pStyle w:val="TOC1"/>
            <w:tabs>
              <w:tab w:val="left" w:pos="440"/>
              <w:tab w:val="right" w:leader="dot" w:pos="9350"/>
            </w:tabs>
            <w:rPr>
              <w:rFonts w:asciiTheme="minorHAnsi" w:eastAsiaTheme="minorEastAsia" w:hAnsiTheme="minorHAnsi" w:cstheme="minorBidi"/>
              <w:noProof/>
            </w:rPr>
          </w:pPr>
          <w:hyperlink w:anchor="_Toc109720044" w:history="1">
            <w:r w:rsidR="00980A58" w:rsidRPr="00D47D41">
              <w:rPr>
                <w:rStyle w:val="Hyperlink"/>
                <w:noProof/>
              </w:rPr>
              <w:t>1.</w:t>
            </w:r>
            <w:r w:rsidR="00980A58">
              <w:rPr>
                <w:rFonts w:asciiTheme="minorHAnsi" w:eastAsiaTheme="minorEastAsia" w:hAnsiTheme="minorHAnsi" w:cstheme="minorBidi"/>
                <w:noProof/>
              </w:rPr>
              <w:tab/>
            </w:r>
            <w:r w:rsidR="00980A58" w:rsidRPr="00D47D41">
              <w:rPr>
                <w:rStyle w:val="Hyperlink"/>
                <w:noProof/>
                <w:shd w:val="clear" w:color="auto" w:fill="FFFFFF"/>
              </w:rPr>
              <w:t>SCENARIO</w:t>
            </w:r>
            <w:r w:rsidR="00980A58">
              <w:rPr>
                <w:noProof/>
                <w:webHidden/>
              </w:rPr>
              <w:tab/>
            </w:r>
            <w:r w:rsidR="00980A58">
              <w:rPr>
                <w:noProof/>
                <w:webHidden/>
              </w:rPr>
              <w:fldChar w:fldCharType="begin"/>
            </w:r>
            <w:r w:rsidR="00980A58">
              <w:rPr>
                <w:noProof/>
                <w:webHidden/>
              </w:rPr>
              <w:instrText xml:space="preserve"> PAGEREF _Toc109720044 \h </w:instrText>
            </w:r>
            <w:r w:rsidR="00980A58">
              <w:rPr>
                <w:noProof/>
                <w:webHidden/>
              </w:rPr>
            </w:r>
            <w:r w:rsidR="00980A58">
              <w:rPr>
                <w:noProof/>
                <w:webHidden/>
              </w:rPr>
              <w:fldChar w:fldCharType="separate"/>
            </w:r>
            <w:r w:rsidR="00980A58">
              <w:rPr>
                <w:noProof/>
                <w:webHidden/>
              </w:rPr>
              <w:t>5</w:t>
            </w:r>
            <w:r w:rsidR="00980A58">
              <w:rPr>
                <w:noProof/>
                <w:webHidden/>
              </w:rPr>
              <w:fldChar w:fldCharType="end"/>
            </w:r>
          </w:hyperlink>
        </w:p>
        <w:p w14:paraId="67A8DC6C" w14:textId="4012D102" w:rsidR="00980A58" w:rsidRDefault="00000000">
          <w:pPr>
            <w:pStyle w:val="TOC1"/>
            <w:tabs>
              <w:tab w:val="left" w:pos="440"/>
              <w:tab w:val="right" w:leader="dot" w:pos="9350"/>
            </w:tabs>
            <w:rPr>
              <w:rFonts w:asciiTheme="minorHAnsi" w:eastAsiaTheme="minorEastAsia" w:hAnsiTheme="minorHAnsi" w:cstheme="minorBidi"/>
              <w:noProof/>
            </w:rPr>
          </w:pPr>
          <w:hyperlink w:anchor="_Toc109720045" w:history="1">
            <w:r w:rsidR="00980A58" w:rsidRPr="00D47D41">
              <w:rPr>
                <w:rStyle w:val="Hyperlink"/>
                <w:noProof/>
              </w:rPr>
              <w:t>2.</w:t>
            </w:r>
            <w:r w:rsidR="00980A58">
              <w:rPr>
                <w:rFonts w:asciiTheme="minorHAnsi" w:eastAsiaTheme="minorEastAsia" w:hAnsiTheme="minorHAnsi" w:cstheme="minorBidi"/>
                <w:noProof/>
              </w:rPr>
              <w:tab/>
            </w:r>
            <w:r w:rsidR="00980A58" w:rsidRPr="00D47D41">
              <w:rPr>
                <w:rStyle w:val="Hyperlink"/>
                <w:noProof/>
              </w:rPr>
              <w:t>PROGRAMMING LANGUAGES</w:t>
            </w:r>
            <w:r w:rsidR="00980A58">
              <w:rPr>
                <w:noProof/>
                <w:webHidden/>
              </w:rPr>
              <w:tab/>
            </w:r>
            <w:r w:rsidR="00980A58">
              <w:rPr>
                <w:noProof/>
                <w:webHidden/>
              </w:rPr>
              <w:fldChar w:fldCharType="begin"/>
            </w:r>
            <w:r w:rsidR="00980A58">
              <w:rPr>
                <w:noProof/>
                <w:webHidden/>
              </w:rPr>
              <w:instrText xml:space="preserve"> PAGEREF _Toc109720045 \h </w:instrText>
            </w:r>
            <w:r w:rsidR="00980A58">
              <w:rPr>
                <w:noProof/>
                <w:webHidden/>
              </w:rPr>
            </w:r>
            <w:r w:rsidR="00980A58">
              <w:rPr>
                <w:noProof/>
                <w:webHidden/>
              </w:rPr>
              <w:fldChar w:fldCharType="separate"/>
            </w:r>
            <w:r w:rsidR="00980A58">
              <w:rPr>
                <w:noProof/>
                <w:webHidden/>
              </w:rPr>
              <w:t>5</w:t>
            </w:r>
            <w:r w:rsidR="00980A58">
              <w:rPr>
                <w:noProof/>
                <w:webHidden/>
              </w:rPr>
              <w:fldChar w:fldCharType="end"/>
            </w:r>
          </w:hyperlink>
        </w:p>
        <w:p w14:paraId="541D0110" w14:textId="12FCBF40" w:rsidR="00980A58" w:rsidRDefault="00000000">
          <w:pPr>
            <w:pStyle w:val="TOC1"/>
            <w:tabs>
              <w:tab w:val="right" w:leader="dot" w:pos="9350"/>
            </w:tabs>
            <w:rPr>
              <w:rFonts w:asciiTheme="minorHAnsi" w:eastAsiaTheme="minorEastAsia" w:hAnsiTheme="minorHAnsi" w:cstheme="minorBidi"/>
              <w:noProof/>
            </w:rPr>
          </w:pPr>
          <w:hyperlink w:anchor="_Toc109720046" w:history="1">
            <w:r w:rsidR="00980A58" w:rsidRPr="00D47D41">
              <w:rPr>
                <w:rStyle w:val="Hyperlink"/>
                <w:noProof/>
              </w:rPr>
              <w:t>2.1 C LANGUAGE</w:t>
            </w:r>
            <w:r w:rsidR="00980A58">
              <w:rPr>
                <w:noProof/>
                <w:webHidden/>
              </w:rPr>
              <w:tab/>
            </w:r>
            <w:r w:rsidR="00980A58">
              <w:rPr>
                <w:noProof/>
                <w:webHidden/>
              </w:rPr>
              <w:fldChar w:fldCharType="begin"/>
            </w:r>
            <w:r w:rsidR="00980A58">
              <w:rPr>
                <w:noProof/>
                <w:webHidden/>
              </w:rPr>
              <w:instrText xml:space="preserve"> PAGEREF _Toc109720046 \h </w:instrText>
            </w:r>
            <w:r w:rsidR="00980A58">
              <w:rPr>
                <w:noProof/>
                <w:webHidden/>
              </w:rPr>
            </w:r>
            <w:r w:rsidR="00980A58">
              <w:rPr>
                <w:noProof/>
                <w:webHidden/>
              </w:rPr>
              <w:fldChar w:fldCharType="separate"/>
            </w:r>
            <w:r w:rsidR="00980A58">
              <w:rPr>
                <w:noProof/>
                <w:webHidden/>
              </w:rPr>
              <w:t>6</w:t>
            </w:r>
            <w:r w:rsidR="00980A58">
              <w:rPr>
                <w:noProof/>
                <w:webHidden/>
              </w:rPr>
              <w:fldChar w:fldCharType="end"/>
            </w:r>
          </w:hyperlink>
        </w:p>
        <w:p w14:paraId="77BE96E1" w14:textId="1353AD83" w:rsidR="00980A58" w:rsidRDefault="00000000">
          <w:pPr>
            <w:pStyle w:val="TOC1"/>
            <w:tabs>
              <w:tab w:val="left" w:pos="440"/>
              <w:tab w:val="right" w:leader="dot" w:pos="9350"/>
            </w:tabs>
            <w:rPr>
              <w:rFonts w:asciiTheme="minorHAnsi" w:eastAsiaTheme="minorEastAsia" w:hAnsiTheme="minorHAnsi" w:cstheme="minorBidi"/>
              <w:noProof/>
            </w:rPr>
          </w:pPr>
          <w:hyperlink w:anchor="_Toc109720047" w:history="1">
            <w:r w:rsidR="00980A58" w:rsidRPr="00D47D41">
              <w:rPr>
                <w:rStyle w:val="Hyperlink"/>
                <w:noProof/>
              </w:rPr>
              <w:t>3.</w:t>
            </w:r>
            <w:r w:rsidR="00980A58">
              <w:rPr>
                <w:rFonts w:asciiTheme="minorHAnsi" w:eastAsiaTheme="minorEastAsia" w:hAnsiTheme="minorHAnsi" w:cstheme="minorBidi"/>
                <w:noProof/>
              </w:rPr>
              <w:tab/>
            </w:r>
            <w:r w:rsidR="00980A58" w:rsidRPr="00D47D41">
              <w:rPr>
                <w:rStyle w:val="Hyperlink"/>
                <w:noProof/>
              </w:rPr>
              <w:t>PROCEDURAL PROGRAMMING (P1)</w:t>
            </w:r>
            <w:r w:rsidR="00980A58">
              <w:rPr>
                <w:noProof/>
                <w:webHidden/>
              </w:rPr>
              <w:tab/>
            </w:r>
            <w:r w:rsidR="00980A58">
              <w:rPr>
                <w:noProof/>
                <w:webHidden/>
              </w:rPr>
              <w:fldChar w:fldCharType="begin"/>
            </w:r>
            <w:r w:rsidR="00980A58">
              <w:rPr>
                <w:noProof/>
                <w:webHidden/>
              </w:rPr>
              <w:instrText xml:space="preserve"> PAGEREF _Toc109720047 \h </w:instrText>
            </w:r>
            <w:r w:rsidR="00980A58">
              <w:rPr>
                <w:noProof/>
                <w:webHidden/>
              </w:rPr>
            </w:r>
            <w:r w:rsidR="00980A58">
              <w:rPr>
                <w:noProof/>
                <w:webHidden/>
              </w:rPr>
              <w:fldChar w:fldCharType="separate"/>
            </w:r>
            <w:r w:rsidR="00980A58">
              <w:rPr>
                <w:noProof/>
                <w:webHidden/>
              </w:rPr>
              <w:t>7</w:t>
            </w:r>
            <w:r w:rsidR="00980A58">
              <w:rPr>
                <w:noProof/>
                <w:webHidden/>
              </w:rPr>
              <w:fldChar w:fldCharType="end"/>
            </w:r>
          </w:hyperlink>
        </w:p>
        <w:p w14:paraId="65AF2E4C" w14:textId="2F51758B" w:rsidR="00980A58" w:rsidRDefault="00000000">
          <w:pPr>
            <w:pStyle w:val="TOC1"/>
            <w:tabs>
              <w:tab w:val="left" w:pos="660"/>
              <w:tab w:val="right" w:leader="dot" w:pos="9350"/>
            </w:tabs>
            <w:rPr>
              <w:rFonts w:asciiTheme="minorHAnsi" w:eastAsiaTheme="minorEastAsia" w:hAnsiTheme="minorHAnsi" w:cstheme="minorBidi"/>
              <w:noProof/>
            </w:rPr>
          </w:pPr>
          <w:hyperlink w:anchor="_Toc109720048" w:history="1">
            <w:r w:rsidR="00980A58" w:rsidRPr="00D47D41">
              <w:rPr>
                <w:rStyle w:val="Hyperlink"/>
                <w:noProof/>
              </w:rPr>
              <w:t>3.1</w:t>
            </w:r>
            <w:r w:rsidR="00980A58">
              <w:rPr>
                <w:rFonts w:asciiTheme="minorHAnsi" w:eastAsiaTheme="minorEastAsia" w:hAnsiTheme="minorHAnsi" w:cstheme="minorBidi"/>
                <w:noProof/>
              </w:rPr>
              <w:tab/>
            </w:r>
            <w:r w:rsidR="00980A58" w:rsidRPr="00D47D41">
              <w:rPr>
                <w:rStyle w:val="Hyperlink"/>
                <w:noProof/>
              </w:rPr>
              <w:t>PROCEDURAL PROGRAMMING LANGUAGE (P1)</w:t>
            </w:r>
            <w:r w:rsidR="00980A58">
              <w:rPr>
                <w:noProof/>
                <w:webHidden/>
              </w:rPr>
              <w:tab/>
            </w:r>
            <w:r w:rsidR="00980A58">
              <w:rPr>
                <w:noProof/>
                <w:webHidden/>
              </w:rPr>
              <w:fldChar w:fldCharType="begin"/>
            </w:r>
            <w:r w:rsidR="00980A58">
              <w:rPr>
                <w:noProof/>
                <w:webHidden/>
              </w:rPr>
              <w:instrText xml:space="preserve"> PAGEREF _Toc109720048 \h </w:instrText>
            </w:r>
            <w:r w:rsidR="00980A58">
              <w:rPr>
                <w:noProof/>
                <w:webHidden/>
              </w:rPr>
            </w:r>
            <w:r w:rsidR="00980A58">
              <w:rPr>
                <w:noProof/>
                <w:webHidden/>
              </w:rPr>
              <w:fldChar w:fldCharType="separate"/>
            </w:r>
            <w:r w:rsidR="00980A58">
              <w:rPr>
                <w:noProof/>
                <w:webHidden/>
              </w:rPr>
              <w:t>7</w:t>
            </w:r>
            <w:r w:rsidR="00980A58">
              <w:rPr>
                <w:noProof/>
                <w:webHidden/>
              </w:rPr>
              <w:fldChar w:fldCharType="end"/>
            </w:r>
          </w:hyperlink>
        </w:p>
        <w:p w14:paraId="0C8FFD7E" w14:textId="202C36EF" w:rsidR="00980A58" w:rsidRDefault="00000000">
          <w:pPr>
            <w:pStyle w:val="TOC1"/>
            <w:tabs>
              <w:tab w:val="left" w:pos="440"/>
              <w:tab w:val="right" w:leader="dot" w:pos="9350"/>
            </w:tabs>
            <w:rPr>
              <w:rFonts w:asciiTheme="minorHAnsi" w:eastAsiaTheme="minorEastAsia" w:hAnsiTheme="minorHAnsi" w:cstheme="minorBidi"/>
              <w:noProof/>
            </w:rPr>
          </w:pPr>
          <w:hyperlink w:anchor="_Toc109720049" w:history="1">
            <w:r w:rsidR="00980A58" w:rsidRPr="00D47D41">
              <w:rPr>
                <w:rStyle w:val="Hyperlink"/>
                <w:noProof/>
              </w:rPr>
              <w:t>4.</w:t>
            </w:r>
            <w:r w:rsidR="00980A58">
              <w:rPr>
                <w:rFonts w:asciiTheme="minorHAnsi" w:eastAsiaTheme="minorEastAsia" w:hAnsiTheme="minorHAnsi" w:cstheme="minorBidi"/>
                <w:noProof/>
              </w:rPr>
              <w:tab/>
            </w:r>
            <w:r w:rsidR="00980A58" w:rsidRPr="00D47D41">
              <w:rPr>
                <w:rStyle w:val="Hyperlink"/>
                <w:noProof/>
              </w:rPr>
              <w:t>USER REQUIREMENT (P1)</w:t>
            </w:r>
            <w:r w:rsidR="00980A58">
              <w:rPr>
                <w:noProof/>
                <w:webHidden/>
              </w:rPr>
              <w:tab/>
            </w:r>
            <w:r w:rsidR="00980A58">
              <w:rPr>
                <w:noProof/>
                <w:webHidden/>
              </w:rPr>
              <w:fldChar w:fldCharType="begin"/>
            </w:r>
            <w:r w:rsidR="00980A58">
              <w:rPr>
                <w:noProof/>
                <w:webHidden/>
              </w:rPr>
              <w:instrText xml:space="preserve"> PAGEREF _Toc109720049 \h </w:instrText>
            </w:r>
            <w:r w:rsidR="00980A58">
              <w:rPr>
                <w:noProof/>
                <w:webHidden/>
              </w:rPr>
            </w:r>
            <w:r w:rsidR="00980A58">
              <w:rPr>
                <w:noProof/>
                <w:webHidden/>
              </w:rPr>
              <w:fldChar w:fldCharType="separate"/>
            </w:r>
            <w:r w:rsidR="00980A58">
              <w:rPr>
                <w:noProof/>
                <w:webHidden/>
              </w:rPr>
              <w:t>9</w:t>
            </w:r>
            <w:r w:rsidR="00980A58">
              <w:rPr>
                <w:noProof/>
                <w:webHidden/>
              </w:rPr>
              <w:fldChar w:fldCharType="end"/>
            </w:r>
          </w:hyperlink>
        </w:p>
        <w:p w14:paraId="0AFC8320" w14:textId="2F220A12" w:rsidR="00980A58" w:rsidRDefault="00000000">
          <w:pPr>
            <w:pStyle w:val="TOC1"/>
            <w:tabs>
              <w:tab w:val="left" w:pos="440"/>
              <w:tab w:val="right" w:leader="dot" w:pos="9350"/>
            </w:tabs>
            <w:rPr>
              <w:rFonts w:asciiTheme="minorHAnsi" w:eastAsiaTheme="minorEastAsia" w:hAnsiTheme="minorHAnsi" w:cstheme="minorBidi"/>
              <w:noProof/>
            </w:rPr>
          </w:pPr>
          <w:hyperlink w:anchor="_Toc109720050" w:history="1">
            <w:r w:rsidR="00980A58" w:rsidRPr="00D47D41">
              <w:rPr>
                <w:rStyle w:val="Hyperlink"/>
                <w:b/>
                <w:bCs/>
                <w:noProof/>
              </w:rPr>
              <w:t>I.</w:t>
            </w:r>
            <w:r w:rsidR="00980A58">
              <w:rPr>
                <w:rFonts w:asciiTheme="minorHAnsi" w:eastAsiaTheme="minorEastAsia" w:hAnsiTheme="minorHAnsi" w:cstheme="minorBidi"/>
                <w:noProof/>
              </w:rPr>
              <w:tab/>
            </w:r>
            <w:r w:rsidR="00980A58" w:rsidRPr="00D47D41">
              <w:rPr>
                <w:rStyle w:val="Hyperlink"/>
                <w:b/>
                <w:bCs/>
                <w:noProof/>
              </w:rPr>
              <w:t>SENARIO ANALYSIS (P2, P3)</w:t>
            </w:r>
            <w:r w:rsidR="00980A58">
              <w:rPr>
                <w:noProof/>
                <w:webHidden/>
              </w:rPr>
              <w:tab/>
            </w:r>
            <w:r w:rsidR="00980A58">
              <w:rPr>
                <w:noProof/>
                <w:webHidden/>
              </w:rPr>
              <w:fldChar w:fldCharType="begin"/>
            </w:r>
            <w:r w:rsidR="00980A58">
              <w:rPr>
                <w:noProof/>
                <w:webHidden/>
              </w:rPr>
              <w:instrText xml:space="preserve"> PAGEREF _Toc109720050 \h </w:instrText>
            </w:r>
            <w:r w:rsidR="00980A58">
              <w:rPr>
                <w:noProof/>
                <w:webHidden/>
              </w:rPr>
            </w:r>
            <w:r w:rsidR="00980A58">
              <w:rPr>
                <w:noProof/>
                <w:webHidden/>
              </w:rPr>
              <w:fldChar w:fldCharType="separate"/>
            </w:r>
            <w:r w:rsidR="00980A58">
              <w:rPr>
                <w:noProof/>
                <w:webHidden/>
              </w:rPr>
              <w:t>9</w:t>
            </w:r>
            <w:r w:rsidR="00980A58">
              <w:rPr>
                <w:noProof/>
                <w:webHidden/>
              </w:rPr>
              <w:fldChar w:fldCharType="end"/>
            </w:r>
          </w:hyperlink>
        </w:p>
        <w:p w14:paraId="143F0685" w14:textId="6EF2E9D9" w:rsidR="00980A58" w:rsidRDefault="00000000">
          <w:pPr>
            <w:pStyle w:val="TOC1"/>
            <w:tabs>
              <w:tab w:val="left" w:pos="440"/>
              <w:tab w:val="right" w:leader="dot" w:pos="9350"/>
            </w:tabs>
            <w:rPr>
              <w:rFonts w:asciiTheme="minorHAnsi" w:eastAsiaTheme="minorEastAsia" w:hAnsiTheme="minorHAnsi" w:cstheme="minorBidi"/>
              <w:noProof/>
            </w:rPr>
          </w:pPr>
          <w:hyperlink w:anchor="_Toc109720051" w:history="1">
            <w:r w:rsidR="00980A58" w:rsidRPr="00D47D41">
              <w:rPr>
                <w:rStyle w:val="Hyperlink"/>
                <w:noProof/>
              </w:rPr>
              <w:t>1.</w:t>
            </w:r>
            <w:r w:rsidR="00980A58">
              <w:rPr>
                <w:rFonts w:asciiTheme="minorHAnsi" w:eastAsiaTheme="minorEastAsia" w:hAnsiTheme="minorHAnsi" w:cstheme="minorBidi"/>
                <w:noProof/>
              </w:rPr>
              <w:tab/>
            </w:r>
            <w:r w:rsidR="00980A58" w:rsidRPr="00D47D41">
              <w:rPr>
                <w:rStyle w:val="Hyperlink"/>
                <w:noProof/>
              </w:rPr>
              <w:t>VARIABLE AND DATATYPES IN THIS PROGRAM (P2)</w:t>
            </w:r>
            <w:r w:rsidR="00980A58">
              <w:rPr>
                <w:noProof/>
                <w:webHidden/>
              </w:rPr>
              <w:tab/>
            </w:r>
            <w:r w:rsidR="00980A58">
              <w:rPr>
                <w:noProof/>
                <w:webHidden/>
              </w:rPr>
              <w:fldChar w:fldCharType="begin"/>
            </w:r>
            <w:r w:rsidR="00980A58">
              <w:rPr>
                <w:noProof/>
                <w:webHidden/>
              </w:rPr>
              <w:instrText xml:space="preserve"> PAGEREF _Toc109720051 \h </w:instrText>
            </w:r>
            <w:r w:rsidR="00980A58">
              <w:rPr>
                <w:noProof/>
                <w:webHidden/>
              </w:rPr>
            </w:r>
            <w:r w:rsidR="00980A58">
              <w:rPr>
                <w:noProof/>
                <w:webHidden/>
              </w:rPr>
              <w:fldChar w:fldCharType="separate"/>
            </w:r>
            <w:r w:rsidR="00980A58">
              <w:rPr>
                <w:noProof/>
                <w:webHidden/>
              </w:rPr>
              <w:t>9</w:t>
            </w:r>
            <w:r w:rsidR="00980A58">
              <w:rPr>
                <w:noProof/>
                <w:webHidden/>
              </w:rPr>
              <w:fldChar w:fldCharType="end"/>
            </w:r>
          </w:hyperlink>
        </w:p>
        <w:p w14:paraId="50E9D004" w14:textId="582FDCF8" w:rsidR="00980A58" w:rsidRDefault="00000000">
          <w:pPr>
            <w:pStyle w:val="TOC1"/>
            <w:tabs>
              <w:tab w:val="left" w:pos="440"/>
              <w:tab w:val="right" w:leader="dot" w:pos="9350"/>
            </w:tabs>
            <w:rPr>
              <w:rFonts w:asciiTheme="minorHAnsi" w:eastAsiaTheme="minorEastAsia" w:hAnsiTheme="minorHAnsi" w:cstheme="minorBidi"/>
              <w:noProof/>
            </w:rPr>
          </w:pPr>
          <w:hyperlink w:anchor="_Toc109720052" w:history="1">
            <w:r w:rsidR="00980A58" w:rsidRPr="00D47D41">
              <w:rPr>
                <w:rStyle w:val="Hyperlink"/>
                <w:noProof/>
              </w:rPr>
              <w:t>2.</w:t>
            </w:r>
            <w:r w:rsidR="00980A58">
              <w:rPr>
                <w:rFonts w:asciiTheme="minorHAnsi" w:eastAsiaTheme="minorEastAsia" w:hAnsiTheme="minorHAnsi" w:cstheme="minorBidi"/>
                <w:noProof/>
              </w:rPr>
              <w:tab/>
            </w:r>
            <w:r w:rsidR="00980A58" w:rsidRPr="00D47D41">
              <w:rPr>
                <w:rStyle w:val="Hyperlink"/>
                <w:noProof/>
              </w:rPr>
              <w:t>CONDITIONAL STATEMENTS (P2)</w:t>
            </w:r>
            <w:r w:rsidR="00980A58">
              <w:rPr>
                <w:noProof/>
                <w:webHidden/>
              </w:rPr>
              <w:tab/>
            </w:r>
            <w:r w:rsidR="00980A58">
              <w:rPr>
                <w:noProof/>
                <w:webHidden/>
              </w:rPr>
              <w:fldChar w:fldCharType="begin"/>
            </w:r>
            <w:r w:rsidR="00980A58">
              <w:rPr>
                <w:noProof/>
                <w:webHidden/>
              </w:rPr>
              <w:instrText xml:space="preserve"> PAGEREF _Toc109720052 \h </w:instrText>
            </w:r>
            <w:r w:rsidR="00980A58">
              <w:rPr>
                <w:noProof/>
                <w:webHidden/>
              </w:rPr>
            </w:r>
            <w:r w:rsidR="00980A58">
              <w:rPr>
                <w:noProof/>
                <w:webHidden/>
              </w:rPr>
              <w:fldChar w:fldCharType="separate"/>
            </w:r>
            <w:r w:rsidR="00980A58">
              <w:rPr>
                <w:noProof/>
                <w:webHidden/>
              </w:rPr>
              <w:t>11</w:t>
            </w:r>
            <w:r w:rsidR="00980A58">
              <w:rPr>
                <w:noProof/>
                <w:webHidden/>
              </w:rPr>
              <w:fldChar w:fldCharType="end"/>
            </w:r>
          </w:hyperlink>
        </w:p>
        <w:p w14:paraId="34DE1008" w14:textId="17CBAF13" w:rsidR="00980A58" w:rsidRDefault="00000000">
          <w:pPr>
            <w:pStyle w:val="TOC1"/>
            <w:tabs>
              <w:tab w:val="right" w:leader="dot" w:pos="9350"/>
            </w:tabs>
            <w:rPr>
              <w:rFonts w:asciiTheme="minorHAnsi" w:eastAsiaTheme="minorEastAsia" w:hAnsiTheme="minorHAnsi" w:cstheme="minorBidi"/>
              <w:noProof/>
            </w:rPr>
          </w:pPr>
          <w:hyperlink w:anchor="_Toc109720053" w:history="1">
            <w:r w:rsidR="00980A58" w:rsidRPr="00D47D41">
              <w:rPr>
                <w:rStyle w:val="Hyperlink"/>
                <w:noProof/>
              </w:rPr>
              <w:t>2.1  If:</w:t>
            </w:r>
            <w:r w:rsidR="00980A58">
              <w:rPr>
                <w:noProof/>
                <w:webHidden/>
              </w:rPr>
              <w:tab/>
            </w:r>
            <w:r w:rsidR="00980A58">
              <w:rPr>
                <w:noProof/>
                <w:webHidden/>
              </w:rPr>
              <w:fldChar w:fldCharType="begin"/>
            </w:r>
            <w:r w:rsidR="00980A58">
              <w:rPr>
                <w:noProof/>
                <w:webHidden/>
              </w:rPr>
              <w:instrText xml:space="preserve"> PAGEREF _Toc109720053 \h </w:instrText>
            </w:r>
            <w:r w:rsidR="00980A58">
              <w:rPr>
                <w:noProof/>
                <w:webHidden/>
              </w:rPr>
            </w:r>
            <w:r w:rsidR="00980A58">
              <w:rPr>
                <w:noProof/>
                <w:webHidden/>
              </w:rPr>
              <w:fldChar w:fldCharType="separate"/>
            </w:r>
            <w:r w:rsidR="00980A58">
              <w:rPr>
                <w:noProof/>
                <w:webHidden/>
              </w:rPr>
              <w:t>11</w:t>
            </w:r>
            <w:r w:rsidR="00980A58">
              <w:rPr>
                <w:noProof/>
                <w:webHidden/>
              </w:rPr>
              <w:fldChar w:fldCharType="end"/>
            </w:r>
          </w:hyperlink>
        </w:p>
        <w:p w14:paraId="4619CFEF" w14:textId="45D29E8B" w:rsidR="00980A58" w:rsidRDefault="00000000">
          <w:pPr>
            <w:pStyle w:val="TOC1"/>
            <w:tabs>
              <w:tab w:val="right" w:leader="dot" w:pos="9350"/>
            </w:tabs>
            <w:rPr>
              <w:rFonts w:asciiTheme="minorHAnsi" w:eastAsiaTheme="minorEastAsia" w:hAnsiTheme="minorHAnsi" w:cstheme="minorBidi"/>
              <w:noProof/>
            </w:rPr>
          </w:pPr>
          <w:hyperlink w:anchor="_Toc109720054" w:history="1">
            <w:r w:rsidR="00980A58" w:rsidRPr="00D47D41">
              <w:rPr>
                <w:rStyle w:val="Hyperlink"/>
                <w:noProof/>
              </w:rPr>
              <w:t>2.2 Switch-case:</w:t>
            </w:r>
            <w:r w:rsidR="00980A58">
              <w:rPr>
                <w:noProof/>
                <w:webHidden/>
              </w:rPr>
              <w:tab/>
            </w:r>
            <w:r w:rsidR="00980A58">
              <w:rPr>
                <w:noProof/>
                <w:webHidden/>
              </w:rPr>
              <w:fldChar w:fldCharType="begin"/>
            </w:r>
            <w:r w:rsidR="00980A58">
              <w:rPr>
                <w:noProof/>
                <w:webHidden/>
              </w:rPr>
              <w:instrText xml:space="preserve"> PAGEREF _Toc109720054 \h </w:instrText>
            </w:r>
            <w:r w:rsidR="00980A58">
              <w:rPr>
                <w:noProof/>
                <w:webHidden/>
              </w:rPr>
            </w:r>
            <w:r w:rsidR="00980A58">
              <w:rPr>
                <w:noProof/>
                <w:webHidden/>
              </w:rPr>
              <w:fldChar w:fldCharType="separate"/>
            </w:r>
            <w:r w:rsidR="00980A58">
              <w:rPr>
                <w:noProof/>
                <w:webHidden/>
              </w:rPr>
              <w:t>11</w:t>
            </w:r>
            <w:r w:rsidR="00980A58">
              <w:rPr>
                <w:noProof/>
                <w:webHidden/>
              </w:rPr>
              <w:fldChar w:fldCharType="end"/>
            </w:r>
          </w:hyperlink>
        </w:p>
        <w:p w14:paraId="674AD32C" w14:textId="41001041" w:rsidR="00980A58" w:rsidRDefault="00000000">
          <w:pPr>
            <w:pStyle w:val="TOC1"/>
            <w:tabs>
              <w:tab w:val="right" w:leader="dot" w:pos="9350"/>
            </w:tabs>
            <w:rPr>
              <w:rFonts w:asciiTheme="minorHAnsi" w:eastAsiaTheme="minorEastAsia" w:hAnsiTheme="minorHAnsi" w:cstheme="minorBidi"/>
              <w:noProof/>
            </w:rPr>
          </w:pPr>
          <w:hyperlink w:anchor="_Toc109720055" w:history="1">
            <w:r w:rsidR="00980A58" w:rsidRPr="00D47D41">
              <w:rPr>
                <w:rStyle w:val="Hyperlink"/>
                <w:noProof/>
              </w:rPr>
              <w:t>3. LOOP STATEMENT (P2):</w:t>
            </w:r>
            <w:r w:rsidR="00980A58">
              <w:rPr>
                <w:noProof/>
                <w:webHidden/>
              </w:rPr>
              <w:tab/>
            </w:r>
            <w:r w:rsidR="00980A58">
              <w:rPr>
                <w:noProof/>
                <w:webHidden/>
              </w:rPr>
              <w:fldChar w:fldCharType="begin"/>
            </w:r>
            <w:r w:rsidR="00980A58">
              <w:rPr>
                <w:noProof/>
                <w:webHidden/>
              </w:rPr>
              <w:instrText xml:space="preserve"> PAGEREF _Toc109720055 \h </w:instrText>
            </w:r>
            <w:r w:rsidR="00980A58">
              <w:rPr>
                <w:noProof/>
                <w:webHidden/>
              </w:rPr>
            </w:r>
            <w:r w:rsidR="00980A58">
              <w:rPr>
                <w:noProof/>
                <w:webHidden/>
              </w:rPr>
              <w:fldChar w:fldCharType="separate"/>
            </w:r>
            <w:r w:rsidR="00980A58">
              <w:rPr>
                <w:noProof/>
                <w:webHidden/>
              </w:rPr>
              <w:t>13</w:t>
            </w:r>
            <w:r w:rsidR="00980A58">
              <w:rPr>
                <w:noProof/>
                <w:webHidden/>
              </w:rPr>
              <w:fldChar w:fldCharType="end"/>
            </w:r>
          </w:hyperlink>
        </w:p>
        <w:p w14:paraId="3C942689" w14:textId="44D3966D" w:rsidR="00980A58" w:rsidRDefault="00000000">
          <w:pPr>
            <w:pStyle w:val="TOC1"/>
            <w:tabs>
              <w:tab w:val="right" w:leader="dot" w:pos="9350"/>
            </w:tabs>
            <w:rPr>
              <w:rFonts w:asciiTheme="minorHAnsi" w:eastAsiaTheme="minorEastAsia" w:hAnsiTheme="minorHAnsi" w:cstheme="minorBidi"/>
              <w:noProof/>
            </w:rPr>
          </w:pPr>
          <w:hyperlink w:anchor="_Toc109720056" w:history="1">
            <w:r w:rsidR="00980A58" w:rsidRPr="00D47D41">
              <w:rPr>
                <w:rStyle w:val="Hyperlink"/>
                <w:noProof/>
              </w:rPr>
              <w:t>3.1 for:</w:t>
            </w:r>
            <w:r w:rsidR="00980A58">
              <w:rPr>
                <w:noProof/>
                <w:webHidden/>
              </w:rPr>
              <w:tab/>
            </w:r>
            <w:r w:rsidR="00980A58">
              <w:rPr>
                <w:noProof/>
                <w:webHidden/>
              </w:rPr>
              <w:fldChar w:fldCharType="begin"/>
            </w:r>
            <w:r w:rsidR="00980A58">
              <w:rPr>
                <w:noProof/>
                <w:webHidden/>
              </w:rPr>
              <w:instrText xml:space="preserve"> PAGEREF _Toc109720056 \h </w:instrText>
            </w:r>
            <w:r w:rsidR="00980A58">
              <w:rPr>
                <w:noProof/>
                <w:webHidden/>
              </w:rPr>
            </w:r>
            <w:r w:rsidR="00980A58">
              <w:rPr>
                <w:noProof/>
                <w:webHidden/>
              </w:rPr>
              <w:fldChar w:fldCharType="separate"/>
            </w:r>
            <w:r w:rsidR="00980A58">
              <w:rPr>
                <w:noProof/>
                <w:webHidden/>
              </w:rPr>
              <w:t>13</w:t>
            </w:r>
            <w:r w:rsidR="00980A58">
              <w:rPr>
                <w:noProof/>
                <w:webHidden/>
              </w:rPr>
              <w:fldChar w:fldCharType="end"/>
            </w:r>
          </w:hyperlink>
        </w:p>
        <w:p w14:paraId="1A9730A9" w14:textId="2E3C141B" w:rsidR="00980A58" w:rsidRDefault="00000000">
          <w:pPr>
            <w:pStyle w:val="TOC1"/>
            <w:tabs>
              <w:tab w:val="right" w:leader="dot" w:pos="9350"/>
            </w:tabs>
            <w:rPr>
              <w:rFonts w:asciiTheme="minorHAnsi" w:eastAsiaTheme="minorEastAsia" w:hAnsiTheme="minorHAnsi" w:cstheme="minorBidi"/>
              <w:noProof/>
            </w:rPr>
          </w:pPr>
          <w:hyperlink w:anchor="_Toc109720057" w:history="1">
            <w:r w:rsidR="00980A58" w:rsidRPr="00D47D41">
              <w:rPr>
                <w:rStyle w:val="Hyperlink"/>
                <w:noProof/>
              </w:rPr>
              <w:t>3.2 Do-while:</w:t>
            </w:r>
            <w:r w:rsidR="00980A58">
              <w:rPr>
                <w:noProof/>
                <w:webHidden/>
              </w:rPr>
              <w:tab/>
            </w:r>
            <w:r w:rsidR="00980A58">
              <w:rPr>
                <w:noProof/>
                <w:webHidden/>
              </w:rPr>
              <w:fldChar w:fldCharType="begin"/>
            </w:r>
            <w:r w:rsidR="00980A58">
              <w:rPr>
                <w:noProof/>
                <w:webHidden/>
              </w:rPr>
              <w:instrText xml:space="preserve"> PAGEREF _Toc109720057 \h </w:instrText>
            </w:r>
            <w:r w:rsidR="00980A58">
              <w:rPr>
                <w:noProof/>
                <w:webHidden/>
              </w:rPr>
            </w:r>
            <w:r w:rsidR="00980A58">
              <w:rPr>
                <w:noProof/>
                <w:webHidden/>
              </w:rPr>
              <w:fldChar w:fldCharType="separate"/>
            </w:r>
            <w:r w:rsidR="00980A58">
              <w:rPr>
                <w:noProof/>
                <w:webHidden/>
              </w:rPr>
              <w:t>14</w:t>
            </w:r>
            <w:r w:rsidR="00980A58">
              <w:rPr>
                <w:noProof/>
                <w:webHidden/>
              </w:rPr>
              <w:fldChar w:fldCharType="end"/>
            </w:r>
          </w:hyperlink>
        </w:p>
        <w:p w14:paraId="35328389" w14:textId="2204E4C6" w:rsidR="00980A58" w:rsidRDefault="00000000">
          <w:pPr>
            <w:pStyle w:val="TOC1"/>
            <w:tabs>
              <w:tab w:val="right" w:leader="dot" w:pos="9350"/>
            </w:tabs>
            <w:rPr>
              <w:rFonts w:asciiTheme="minorHAnsi" w:eastAsiaTheme="minorEastAsia" w:hAnsiTheme="minorHAnsi" w:cstheme="minorBidi"/>
              <w:noProof/>
            </w:rPr>
          </w:pPr>
          <w:hyperlink w:anchor="_Toc109720058" w:history="1">
            <w:r w:rsidR="00980A58" w:rsidRPr="00D47D41">
              <w:rPr>
                <w:rStyle w:val="Hyperlink"/>
                <w:noProof/>
              </w:rPr>
              <w:t>3.3 While:</w:t>
            </w:r>
            <w:r w:rsidR="00980A58">
              <w:rPr>
                <w:noProof/>
                <w:webHidden/>
              </w:rPr>
              <w:tab/>
            </w:r>
            <w:r w:rsidR="00980A58">
              <w:rPr>
                <w:noProof/>
                <w:webHidden/>
              </w:rPr>
              <w:fldChar w:fldCharType="begin"/>
            </w:r>
            <w:r w:rsidR="00980A58">
              <w:rPr>
                <w:noProof/>
                <w:webHidden/>
              </w:rPr>
              <w:instrText xml:space="preserve"> PAGEREF _Toc109720058 \h </w:instrText>
            </w:r>
            <w:r w:rsidR="00980A58">
              <w:rPr>
                <w:noProof/>
                <w:webHidden/>
              </w:rPr>
            </w:r>
            <w:r w:rsidR="00980A58">
              <w:rPr>
                <w:noProof/>
                <w:webHidden/>
              </w:rPr>
              <w:fldChar w:fldCharType="separate"/>
            </w:r>
            <w:r w:rsidR="00980A58">
              <w:rPr>
                <w:noProof/>
                <w:webHidden/>
              </w:rPr>
              <w:t>15</w:t>
            </w:r>
            <w:r w:rsidR="00980A58">
              <w:rPr>
                <w:noProof/>
                <w:webHidden/>
              </w:rPr>
              <w:fldChar w:fldCharType="end"/>
            </w:r>
          </w:hyperlink>
        </w:p>
        <w:p w14:paraId="6DECE4D3" w14:textId="0C941432" w:rsidR="00980A58" w:rsidRDefault="00000000">
          <w:pPr>
            <w:pStyle w:val="TOC1"/>
            <w:tabs>
              <w:tab w:val="left" w:pos="440"/>
              <w:tab w:val="right" w:leader="dot" w:pos="9350"/>
            </w:tabs>
            <w:rPr>
              <w:rFonts w:asciiTheme="minorHAnsi" w:eastAsiaTheme="minorEastAsia" w:hAnsiTheme="minorHAnsi" w:cstheme="minorBidi"/>
              <w:noProof/>
            </w:rPr>
          </w:pPr>
          <w:hyperlink w:anchor="_Toc109720059" w:history="1">
            <w:r w:rsidR="00980A58" w:rsidRPr="00D47D41">
              <w:rPr>
                <w:rStyle w:val="Hyperlink"/>
                <w:b/>
                <w:bCs/>
                <w:noProof/>
              </w:rPr>
              <w:t>II.</w:t>
            </w:r>
            <w:r w:rsidR="00980A58">
              <w:rPr>
                <w:rFonts w:asciiTheme="minorHAnsi" w:eastAsiaTheme="minorEastAsia" w:hAnsiTheme="minorHAnsi" w:cstheme="minorBidi"/>
                <w:noProof/>
              </w:rPr>
              <w:tab/>
            </w:r>
            <w:r w:rsidR="00980A58" w:rsidRPr="00D47D41">
              <w:rPr>
                <w:rStyle w:val="Hyperlink"/>
                <w:b/>
                <w:bCs/>
                <w:noProof/>
              </w:rPr>
              <w:t>FUNCTION OF PROGRAM (P2)</w:t>
            </w:r>
            <w:r w:rsidR="00980A58">
              <w:rPr>
                <w:noProof/>
                <w:webHidden/>
              </w:rPr>
              <w:tab/>
            </w:r>
            <w:r w:rsidR="00980A58">
              <w:rPr>
                <w:noProof/>
                <w:webHidden/>
              </w:rPr>
              <w:fldChar w:fldCharType="begin"/>
            </w:r>
            <w:r w:rsidR="00980A58">
              <w:rPr>
                <w:noProof/>
                <w:webHidden/>
              </w:rPr>
              <w:instrText xml:space="preserve"> PAGEREF _Toc109720059 \h </w:instrText>
            </w:r>
            <w:r w:rsidR="00980A58">
              <w:rPr>
                <w:noProof/>
                <w:webHidden/>
              </w:rPr>
            </w:r>
            <w:r w:rsidR="00980A58">
              <w:rPr>
                <w:noProof/>
                <w:webHidden/>
              </w:rPr>
              <w:fldChar w:fldCharType="separate"/>
            </w:r>
            <w:r w:rsidR="00980A58">
              <w:rPr>
                <w:noProof/>
                <w:webHidden/>
              </w:rPr>
              <w:t>16</w:t>
            </w:r>
            <w:r w:rsidR="00980A58">
              <w:rPr>
                <w:noProof/>
                <w:webHidden/>
              </w:rPr>
              <w:fldChar w:fldCharType="end"/>
            </w:r>
          </w:hyperlink>
        </w:p>
        <w:p w14:paraId="34136C7D" w14:textId="193CE42B" w:rsidR="00980A58" w:rsidRDefault="00000000">
          <w:pPr>
            <w:pStyle w:val="TOC1"/>
            <w:tabs>
              <w:tab w:val="left" w:pos="440"/>
              <w:tab w:val="right" w:leader="dot" w:pos="9350"/>
            </w:tabs>
            <w:rPr>
              <w:rFonts w:asciiTheme="minorHAnsi" w:eastAsiaTheme="minorEastAsia" w:hAnsiTheme="minorHAnsi" w:cstheme="minorBidi"/>
              <w:noProof/>
            </w:rPr>
          </w:pPr>
          <w:hyperlink w:anchor="_Toc109720060" w:history="1">
            <w:r w:rsidR="00980A58" w:rsidRPr="00D47D41">
              <w:rPr>
                <w:rStyle w:val="Hyperlink"/>
                <w:noProof/>
              </w:rPr>
              <w:t>1.</w:t>
            </w:r>
            <w:r w:rsidR="00980A58">
              <w:rPr>
                <w:rFonts w:asciiTheme="minorHAnsi" w:eastAsiaTheme="minorEastAsia" w:hAnsiTheme="minorHAnsi" w:cstheme="minorBidi"/>
                <w:noProof/>
              </w:rPr>
              <w:tab/>
            </w:r>
            <w:r w:rsidR="00980A58" w:rsidRPr="00D47D41">
              <w:rPr>
                <w:rStyle w:val="Hyperlink"/>
                <w:noProof/>
              </w:rPr>
              <w:t>SPLIT FUNCTION:</w:t>
            </w:r>
            <w:r w:rsidR="00980A58">
              <w:rPr>
                <w:noProof/>
                <w:webHidden/>
              </w:rPr>
              <w:tab/>
            </w:r>
            <w:r w:rsidR="00980A58">
              <w:rPr>
                <w:noProof/>
                <w:webHidden/>
              </w:rPr>
              <w:fldChar w:fldCharType="begin"/>
            </w:r>
            <w:r w:rsidR="00980A58">
              <w:rPr>
                <w:noProof/>
                <w:webHidden/>
              </w:rPr>
              <w:instrText xml:space="preserve"> PAGEREF _Toc109720060 \h </w:instrText>
            </w:r>
            <w:r w:rsidR="00980A58">
              <w:rPr>
                <w:noProof/>
                <w:webHidden/>
              </w:rPr>
            </w:r>
            <w:r w:rsidR="00980A58">
              <w:rPr>
                <w:noProof/>
                <w:webHidden/>
              </w:rPr>
              <w:fldChar w:fldCharType="separate"/>
            </w:r>
            <w:r w:rsidR="00980A58">
              <w:rPr>
                <w:noProof/>
                <w:webHidden/>
              </w:rPr>
              <w:t>16</w:t>
            </w:r>
            <w:r w:rsidR="00980A58">
              <w:rPr>
                <w:noProof/>
                <w:webHidden/>
              </w:rPr>
              <w:fldChar w:fldCharType="end"/>
            </w:r>
          </w:hyperlink>
        </w:p>
        <w:p w14:paraId="6835B85F" w14:textId="1C59D505" w:rsidR="00980A58" w:rsidRDefault="00000000">
          <w:pPr>
            <w:pStyle w:val="TOC1"/>
            <w:tabs>
              <w:tab w:val="left" w:pos="440"/>
              <w:tab w:val="right" w:leader="dot" w:pos="9350"/>
            </w:tabs>
            <w:rPr>
              <w:rFonts w:asciiTheme="minorHAnsi" w:eastAsiaTheme="minorEastAsia" w:hAnsiTheme="minorHAnsi" w:cstheme="minorBidi"/>
              <w:noProof/>
            </w:rPr>
          </w:pPr>
          <w:hyperlink w:anchor="_Toc109720061" w:history="1">
            <w:r w:rsidR="00980A58" w:rsidRPr="00D47D41">
              <w:rPr>
                <w:rStyle w:val="Hyperlink"/>
                <w:noProof/>
              </w:rPr>
              <w:t>2.</w:t>
            </w:r>
            <w:r w:rsidR="00980A58">
              <w:rPr>
                <w:rFonts w:asciiTheme="minorHAnsi" w:eastAsiaTheme="minorEastAsia" w:hAnsiTheme="minorHAnsi" w:cstheme="minorBidi"/>
                <w:noProof/>
              </w:rPr>
              <w:tab/>
            </w:r>
            <w:r w:rsidR="00980A58" w:rsidRPr="00D47D41">
              <w:rPr>
                <w:rStyle w:val="Hyperlink"/>
                <w:noProof/>
              </w:rPr>
              <w:t>HIERARCHY DIAGRAM</w:t>
            </w:r>
            <w:r w:rsidR="00980A58">
              <w:rPr>
                <w:noProof/>
                <w:webHidden/>
              </w:rPr>
              <w:tab/>
            </w:r>
            <w:r w:rsidR="00980A58">
              <w:rPr>
                <w:noProof/>
                <w:webHidden/>
              </w:rPr>
              <w:fldChar w:fldCharType="begin"/>
            </w:r>
            <w:r w:rsidR="00980A58">
              <w:rPr>
                <w:noProof/>
                <w:webHidden/>
              </w:rPr>
              <w:instrText xml:space="preserve"> PAGEREF _Toc109720061 \h </w:instrText>
            </w:r>
            <w:r w:rsidR="00980A58">
              <w:rPr>
                <w:noProof/>
                <w:webHidden/>
              </w:rPr>
            </w:r>
            <w:r w:rsidR="00980A58">
              <w:rPr>
                <w:noProof/>
                <w:webHidden/>
              </w:rPr>
              <w:fldChar w:fldCharType="separate"/>
            </w:r>
            <w:r w:rsidR="00980A58">
              <w:rPr>
                <w:noProof/>
                <w:webHidden/>
              </w:rPr>
              <w:t>17</w:t>
            </w:r>
            <w:r w:rsidR="00980A58">
              <w:rPr>
                <w:noProof/>
                <w:webHidden/>
              </w:rPr>
              <w:fldChar w:fldCharType="end"/>
            </w:r>
          </w:hyperlink>
        </w:p>
        <w:p w14:paraId="6FEF00DB" w14:textId="67960F08" w:rsidR="00980A58" w:rsidRDefault="00000000">
          <w:pPr>
            <w:pStyle w:val="TOC1"/>
            <w:tabs>
              <w:tab w:val="left" w:pos="660"/>
              <w:tab w:val="right" w:leader="dot" w:pos="9350"/>
            </w:tabs>
            <w:rPr>
              <w:rFonts w:asciiTheme="minorHAnsi" w:eastAsiaTheme="minorEastAsia" w:hAnsiTheme="minorHAnsi" w:cstheme="minorBidi"/>
              <w:noProof/>
            </w:rPr>
          </w:pPr>
          <w:hyperlink w:anchor="_Toc109720062" w:history="1">
            <w:r w:rsidR="00980A58" w:rsidRPr="00D47D41">
              <w:rPr>
                <w:rStyle w:val="Hyperlink"/>
                <w:b/>
                <w:bCs/>
                <w:noProof/>
              </w:rPr>
              <w:t>III.</w:t>
            </w:r>
            <w:r w:rsidR="00980A58">
              <w:rPr>
                <w:rFonts w:asciiTheme="minorHAnsi" w:eastAsiaTheme="minorEastAsia" w:hAnsiTheme="minorHAnsi" w:cstheme="minorBidi"/>
                <w:noProof/>
              </w:rPr>
              <w:tab/>
            </w:r>
            <w:r w:rsidR="00980A58" w:rsidRPr="00D47D41">
              <w:rPr>
                <w:rStyle w:val="Hyperlink"/>
                <w:b/>
                <w:bCs/>
                <w:noProof/>
              </w:rPr>
              <w:t>DIAGRAM (P3)</w:t>
            </w:r>
            <w:r w:rsidR="00980A58">
              <w:rPr>
                <w:noProof/>
                <w:webHidden/>
              </w:rPr>
              <w:tab/>
            </w:r>
            <w:r w:rsidR="00980A58">
              <w:rPr>
                <w:noProof/>
                <w:webHidden/>
              </w:rPr>
              <w:fldChar w:fldCharType="begin"/>
            </w:r>
            <w:r w:rsidR="00980A58">
              <w:rPr>
                <w:noProof/>
                <w:webHidden/>
              </w:rPr>
              <w:instrText xml:space="preserve"> PAGEREF _Toc109720062 \h </w:instrText>
            </w:r>
            <w:r w:rsidR="00980A58">
              <w:rPr>
                <w:noProof/>
                <w:webHidden/>
              </w:rPr>
            </w:r>
            <w:r w:rsidR="00980A58">
              <w:rPr>
                <w:noProof/>
                <w:webHidden/>
              </w:rPr>
              <w:fldChar w:fldCharType="separate"/>
            </w:r>
            <w:r w:rsidR="00980A58">
              <w:rPr>
                <w:noProof/>
                <w:webHidden/>
              </w:rPr>
              <w:t>18</w:t>
            </w:r>
            <w:r w:rsidR="00980A58">
              <w:rPr>
                <w:noProof/>
                <w:webHidden/>
              </w:rPr>
              <w:fldChar w:fldCharType="end"/>
            </w:r>
          </w:hyperlink>
        </w:p>
        <w:p w14:paraId="3F00C46D" w14:textId="4C7D110D" w:rsidR="00980A58" w:rsidRDefault="00000000">
          <w:pPr>
            <w:pStyle w:val="TOC1"/>
            <w:tabs>
              <w:tab w:val="left" w:pos="440"/>
              <w:tab w:val="right" w:leader="dot" w:pos="9350"/>
            </w:tabs>
            <w:rPr>
              <w:rFonts w:asciiTheme="minorHAnsi" w:eastAsiaTheme="minorEastAsia" w:hAnsiTheme="minorHAnsi" w:cstheme="minorBidi"/>
              <w:noProof/>
            </w:rPr>
          </w:pPr>
          <w:hyperlink w:anchor="_Toc109720063" w:history="1">
            <w:r w:rsidR="00980A58" w:rsidRPr="00D47D41">
              <w:rPr>
                <w:rStyle w:val="Hyperlink"/>
                <w:noProof/>
              </w:rPr>
              <w:t>1.</w:t>
            </w:r>
            <w:r w:rsidR="00980A58">
              <w:rPr>
                <w:rFonts w:asciiTheme="minorHAnsi" w:eastAsiaTheme="minorEastAsia" w:hAnsiTheme="minorHAnsi" w:cstheme="minorBidi"/>
                <w:noProof/>
              </w:rPr>
              <w:tab/>
            </w:r>
            <w:r w:rsidR="00980A58" w:rsidRPr="00D47D41">
              <w:rPr>
                <w:rStyle w:val="Hyperlink"/>
                <w:noProof/>
              </w:rPr>
              <w:t>USE-CASE DIAGRAM</w:t>
            </w:r>
            <w:r w:rsidR="00980A58">
              <w:rPr>
                <w:noProof/>
                <w:webHidden/>
              </w:rPr>
              <w:tab/>
            </w:r>
            <w:r w:rsidR="00980A58">
              <w:rPr>
                <w:noProof/>
                <w:webHidden/>
              </w:rPr>
              <w:fldChar w:fldCharType="begin"/>
            </w:r>
            <w:r w:rsidR="00980A58">
              <w:rPr>
                <w:noProof/>
                <w:webHidden/>
              </w:rPr>
              <w:instrText xml:space="preserve"> PAGEREF _Toc109720063 \h </w:instrText>
            </w:r>
            <w:r w:rsidR="00980A58">
              <w:rPr>
                <w:noProof/>
                <w:webHidden/>
              </w:rPr>
            </w:r>
            <w:r w:rsidR="00980A58">
              <w:rPr>
                <w:noProof/>
                <w:webHidden/>
              </w:rPr>
              <w:fldChar w:fldCharType="separate"/>
            </w:r>
            <w:r w:rsidR="00980A58">
              <w:rPr>
                <w:noProof/>
                <w:webHidden/>
              </w:rPr>
              <w:t>18</w:t>
            </w:r>
            <w:r w:rsidR="00980A58">
              <w:rPr>
                <w:noProof/>
                <w:webHidden/>
              </w:rPr>
              <w:fldChar w:fldCharType="end"/>
            </w:r>
          </w:hyperlink>
        </w:p>
        <w:p w14:paraId="1B7C4E9C" w14:textId="44ACD89E" w:rsidR="00980A58" w:rsidRDefault="00000000">
          <w:pPr>
            <w:pStyle w:val="TOC1"/>
            <w:tabs>
              <w:tab w:val="left" w:pos="440"/>
              <w:tab w:val="right" w:leader="dot" w:pos="9350"/>
            </w:tabs>
            <w:rPr>
              <w:rFonts w:asciiTheme="minorHAnsi" w:eastAsiaTheme="minorEastAsia" w:hAnsiTheme="minorHAnsi" w:cstheme="minorBidi"/>
              <w:noProof/>
            </w:rPr>
          </w:pPr>
          <w:hyperlink w:anchor="_Toc109720064" w:history="1">
            <w:r w:rsidR="00980A58" w:rsidRPr="00D47D41">
              <w:rPr>
                <w:rStyle w:val="Hyperlink"/>
                <w:noProof/>
              </w:rPr>
              <w:t>2.</w:t>
            </w:r>
            <w:r w:rsidR="00980A58">
              <w:rPr>
                <w:rFonts w:asciiTheme="minorHAnsi" w:eastAsiaTheme="minorEastAsia" w:hAnsiTheme="minorHAnsi" w:cstheme="minorBidi"/>
                <w:noProof/>
              </w:rPr>
              <w:tab/>
            </w:r>
            <w:r w:rsidR="00980A58" w:rsidRPr="00D47D41">
              <w:rPr>
                <w:rStyle w:val="Hyperlink"/>
                <w:noProof/>
              </w:rPr>
              <w:t>FLOW CHART</w:t>
            </w:r>
            <w:r w:rsidR="00980A58">
              <w:rPr>
                <w:noProof/>
                <w:webHidden/>
              </w:rPr>
              <w:tab/>
            </w:r>
            <w:r w:rsidR="00980A58">
              <w:rPr>
                <w:noProof/>
                <w:webHidden/>
              </w:rPr>
              <w:fldChar w:fldCharType="begin"/>
            </w:r>
            <w:r w:rsidR="00980A58">
              <w:rPr>
                <w:noProof/>
                <w:webHidden/>
              </w:rPr>
              <w:instrText xml:space="preserve"> PAGEREF _Toc109720064 \h </w:instrText>
            </w:r>
            <w:r w:rsidR="00980A58">
              <w:rPr>
                <w:noProof/>
                <w:webHidden/>
              </w:rPr>
            </w:r>
            <w:r w:rsidR="00980A58">
              <w:rPr>
                <w:noProof/>
                <w:webHidden/>
              </w:rPr>
              <w:fldChar w:fldCharType="separate"/>
            </w:r>
            <w:r w:rsidR="00980A58">
              <w:rPr>
                <w:noProof/>
                <w:webHidden/>
              </w:rPr>
              <w:t>19</w:t>
            </w:r>
            <w:r w:rsidR="00980A58">
              <w:rPr>
                <w:noProof/>
                <w:webHidden/>
              </w:rPr>
              <w:fldChar w:fldCharType="end"/>
            </w:r>
          </w:hyperlink>
        </w:p>
        <w:p w14:paraId="0AE07551" w14:textId="239926CD" w:rsidR="00980A58" w:rsidRDefault="00000000">
          <w:pPr>
            <w:pStyle w:val="TOC1"/>
            <w:tabs>
              <w:tab w:val="left" w:pos="660"/>
              <w:tab w:val="right" w:leader="dot" w:pos="9350"/>
            </w:tabs>
            <w:rPr>
              <w:rFonts w:asciiTheme="minorHAnsi" w:eastAsiaTheme="minorEastAsia" w:hAnsiTheme="minorHAnsi" w:cstheme="minorBidi"/>
              <w:noProof/>
            </w:rPr>
          </w:pPr>
          <w:hyperlink w:anchor="_Toc109720065" w:history="1">
            <w:r w:rsidR="00980A58" w:rsidRPr="00D47D41">
              <w:rPr>
                <w:rStyle w:val="Hyperlink"/>
                <w:noProof/>
              </w:rPr>
              <w:t>2.1</w:t>
            </w:r>
            <w:r w:rsidR="00980A58">
              <w:rPr>
                <w:rFonts w:asciiTheme="minorHAnsi" w:eastAsiaTheme="minorEastAsia" w:hAnsiTheme="minorHAnsi" w:cstheme="minorBidi"/>
                <w:noProof/>
              </w:rPr>
              <w:tab/>
            </w:r>
            <w:r w:rsidR="00980A58" w:rsidRPr="00D47D41">
              <w:rPr>
                <w:rStyle w:val="Hyperlink"/>
                <w:noProof/>
              </w:rPr>
              <w:t>Menu option</w:t>
            </w:r>
            <w:r w:rsidR="00980A58">
              <w:rPr>
                <w:noProof/>
                <w:webHidden/>
              </w:rPr>
              <w:tab/>
            </w:r>
            <w:r w:rsidR="00980A58">
              <w:rPr>
                <w:noProof/>
                <w:webHidden/>
              </w:rPr>
              <w:fldChar w:fldCharType="begin"/>
            </w:r>
            <w:r w:rsidR="00980A58">
              <w:rPr>
                <w:noProof/>
                <w:webHidden/>
              </w:rPr>
              <w:instrText xml:space="preserve"> PAGEREF _Toc109720065 \h </w:instrText>
            </w:r>
            <w:r w:rsidR="00980A58">
              <w:rPr>
                <w:noProof/>
                <w:webHidden/>
              </w:rPr>
            </w:r>
            <w:r w:rsidR="00980A58">
              <w:rPr>
                <w:noProof/>
                <w:webHidden/>
              </w:rPr>
              <w:fldChar w:fldCharType="separate"/>
            </w:r>
            <w:r w:rsidR="00980A58">
              <w:rPr>
                <w:noProof/>
                <w:webHidden/>
              </w:rPr>
              <w:t>19</w:t>
            </w:r>
            <w:r w:rsidR="00980A58">
              <w:rPr>
                <w:noProof/>
                <w:webHidden/>
              </w:rPr>
              <w:fldChar w:fldCharType="end"/>
            </w:r>
          </w:hyperlink>
        </w:p>
        <w:p w14:paraId="60015235" w14:textId="0F346094" w:rsidR="00980A58" w:rsidRDefault="00000000">
          <w:pPr>
            <w:pStyle w:val="TOC1"/>
            <w:tabs>
              <w:tab w:val="left" w:pos="660"/>
              <w:tab w:val="right" w:leader="dot" w:pos="9350"/>
            </w:tabs>
            <w:rPr>
              <w:rFonts w:asciiTheme="minorHAnsi" w:eastAsiaTheme="minorEastAsia" w:hAnsiTheme="minorHAnsi" w:cstheme="minorBidi"/>
              <w:noProof/>
            </w:rPr>
          </w:pPr>
          <w:hyperlink w:anchor="_Toc109720066" w:history="1">
            <w:r w:rsidR="00980A58" w:rsidRPr="00D47D41">
              <w:rPr>
                <w:rStyle w:val="Hyperlink"/>
                <w:noProof/>
              </w:rPr>
              <w:t>2.2</w:t>
            </w:r>
            <w:r w:rsidR="00980A58">
              <w:rPr>
                <w:rFonts w:asciiTheme="minorHAnsi" w:eastAsiaTheme="minorEastAsia" w:hAnsiTheme="minorHAnsi" w:cstheme="minorBidi"/>
                <w:noProof/>
              </w:rPr>
              <w:tab/>
            </w:r>
            <w:r w:rsidR="00980A58" w:rsidRPr="00D47D41">
              <w:rPr>
                <w:rStyle w:val="Hyperlink"/>
                <w:noProof/>
              </w:rPr>
              <w:t>Print ID and grade</w:t>
            </w:r>
            <w:r w:rsidR="00980A58">
              <w:rPr>
                <w:noProof/>
                <w:webHidden/>
              </w:rPr>
              <w:tab/>
            </w:r>
            <w:r w:rsidR="00980A58">
              <w:rPr>
                <w:noProof/>
                <w:webHidden/>
              </w:rPr>
              <w:fldChar w:fldCharType="begin"/>
            </w:r>
            <w:r w:rsidR="00980A58">
              <w:rPr>
                <w:noProof/>
                <w:webHidden/>
              </w:rPr>
              <w:instrText xml:space="preserve"> PAGEREF _Toc109720066 \h </w:instrText>
            </w:r>
            <w:r w:rsidR="00980A58">
              <w:rPr>
                <w:noProof/>
                <w:webHidden/>
              </w:rPr>
            </w:r>
            <w:r w:rsidR="00980A58">
              <w:rPr>
                <w:noProof/>
                <w:webHidden/>
              </w:rPr>
              <w:fldChar w:fldCharType="separate"/>
            </w:r>
            <w:r w:rsidR="00980A58">
              <w:rPr>
                <w:noProof/>
                <w:webHidden/>
              </w:rPr>
              <w:t>21</w:t>
            </w:r>
            <w:r w:rsidR="00980A58">
              <w:rPr>
                <w:noProof/>
                <w:webHidden/>
              </w:rPr>
              <w:fldChar w:fldCharType="end"/>
            </w:r>
          </w:hyperlink>
        </w:p>
        <w:p w14:paraId="2DBB946C" w14:textId="13DA0112" w:rsidR="00980A58" w:rsidRDefault="00000000">
          <w:pPr>
            <w:pStyle w:val="TOC1"/>
            <w:tabs>
              <w:tab w:val="left" w:pos="660"/>
              <w:tab w:val="right" w:leader="dot" w:pos="9350"/>
            </w:tabs>
            <w:rPr>
              <w:rFonts w:asciiTheme="minorHAnsi" w:eastAsiaTheme="minorEastAsia" w:hAnsiTheme="minorHAnsi" w:cstheme="minorBidi"/>
              <w:noProof/>
            </w:rPr>
          </w:pPr>
          <w:hyperlink w:anchor="_Toc109720067" w:history="1">
            <w:r w:rsidR="00980A58" w:rsidRPr="00D47D41">
              <w:rPr>
                <w:rStyle w:val="Hyperlink"/>
                <w:noProof/>
              </w:rPr>
              <w:t>2.3</w:t>
            </w:r>
            <w:r w:rsidR="00980A58">
              <w:rPr>
                <w:rFonts w:asciiTheme="minorHAnsi" w:eastAsiaTheme="minorEastAsia" w:hAnsiTheme="minorHAnsi" w:cstheme="minorBidi"/>
                <w:noProof/>
              </w:rPr>
              <w:tab/>
            </w:r>
            <w:r w:rsidR="00980A58" w:rsidRPr="00D47D41">
              <w:rPr>
                <w:rStyle w:val="Hyperlink"/>
                <w:noProof/>
              </w:rPr>
              <w:t>Find highest grade</w:t>
            </w:r>
            <w:r w:rsidR="00980A58">
              <w:rPr>
                <w:noProof/>
                <w:webHidden/>
              </w:rPr>
              <w:tab/>
            </w:r>
            <w:r w:rsidR="00980A58">
              <w:rPr>
                <w:noProof/>
                <w:webHidden/>
              </w:rPr>
              <w:fldChar w:fldCharType="begin"/>
            </w:r>
            <w:r w:rsidR="00980A58">
              <w:rPr>
                <w:noProof/>
                <w:webHidden/>
              </w:rPr>
              <w:instrText xml:space="preserve"> PAGEREF _Toc109720067 \h </w:instrText>
            </w:r>
            <w:r w:rsidR="00980A58">
              <w:rPr>
                <w:noProof/>
                <w:webHidden/>
              </w:rPr>
            </w:r>
            <w:r w:rsidR="00980A58">
              <w:rPr>
                <w:noProof/>
                <w:webHidden/>
              </w:rPr>
              <w:fldChar w:fldCharType="separate"/>
            </w:r>
            <w:r w:rsidR="00980A58">
              <w:rPr>
                <w:noProof/>
                <w:webHidden/>
              </w:rPr>
              <w:t>22</w:t>
            </w:r>
            <w:r w:rsidR="00980A58">
              <w:rPr>
                <w:noProof/>
                <w:webHidden/>
              </w:rPr>
              <w:fldChar w:fldCharType="end"/>
            </w:r>
          </w:hyperlink>
        </w:p>
        <w:p w14:paraId="1039AC8F" w14:textId="673118E4" w:rsidR="00980A58" w:rsidRDefault="00000000">
          <w:pPr>
            <w:pStyle w:val="TOC1"/>
            <w:tabs>
              <w:tab w:val="left" w:pos="660"/>
              <w:tab w:val="right" w:leader="dot" w:pos="9350"/>
            </w:tabs>
            <w:rPr>
              <w:rFonts w:asciiTheme="minorHAnsi" w:eastAsiaTheme="minorEastAsia" w:hAnsiTheme="minorHAnsi" w:cstheme="minorBidi"/>
              <w:noProof/>
            </w:rPr>
          </w:pPr>
          <w:hyperlink w:anchor="_Toc109720068" w:history="1">
            <w:r w:rsidR="00980A58" w:rsidRPr="00D47D41">
              <w:rPr>
                <w:rStyle w:val="Hyperlink"/>
                <w:noProof/>
              </w:rPr>
              <w:t>2.4</w:t>
            </w:r>
            <w:r w:rsidR="00980A58">
              <w:rPr>
                <w:rFonts w:asciiTheme="minorHAnsi" w:eastAsiaTheme="minorEastAsia" w:hAnsiTheme="minorHAnsi" w:cstheme="minorBidi"/>
                <w:noProof/>
              </w:rPr>
              <w:tab/>
            </w:r>
            <w:r w:rsidR="00980A58" w:rsidRPr="00D47D41">
              <w:rPr>
                <w:rStyle w:val="Hyperlink"/>
                <w:noProof/>
              </w:rPr>
              <w:t>Find lowest grade</w:t>
            </w:r>
            <w:r w:rsidR="00980A58">
              <w:rPr>
                <w:noProof/>
                <w:webHidden/>
              </w:rPr>
              <w:tab/>
            </w:r>
            <w:r w:rsidR="00980A58">
              <w:rPr>
                <w:noProof/>
                <w:webHidden/>
              </w:rPr>
              <w:fldChar w:fldCharType="begin"/>
            </w:r>
            <w:r w:rsidR="00980A58">
              <w:rPr>
                <w:noProof/>
                <w:webHidden/>
              </w:rPr>
              <w:instrText xml:space="preserve"> PAGEREF _Toc109720068 \h </w:instrText>
            </w:r>
            <w:r w:rsidR="00980A58">
              <w:rPr>
                <w:noProof/>
                <w:webHidden/>
              </w:rPr>
            </w:r>
            <w:r w:rsidR="00980A58">
              <w:rPr>
                <w:noProof/>
                <w:webHidden/>
              </w:rPr>
              <w:fldChar w:fldCharType="separate"/>
            </w:r>
            <w:r w:rsidR="00980A58">
              <w:rPr>
                <w:noProof/>
                <w:webHidden/>
              </w:rPr>
              <w:t>25</w:t>
            </w:r>
            <w:r w:rsidR="00980A58">
              <w:rPr>
                <w:noProof/>
                <w:webHidden/>
              </w:rPr>
              <w:fldChar w:fldCharType="end"/>
            </w:r>
          </w:hyperlink>
        </w:p>
        <w:p w14:paraId="0F9D9BB4" w14:textId="5123D862" w:rsidR="00980A58" w:rsidRDefault="00000000">
          <w:pPr>
            <w:pStyle w:val="TOC1"/>
            <w:tabs>
              <w:tab w:val="right" w:leader="dot" w:pos="9350"/>
            </w:tabs>
            <w:rPr>
              <w:rFonts w:asciiTheme="minorHAnsi" w:eastAsiaTheme="minorEastAsia" w:hAnsiTheme="minorHAnsi" w:cstheme="minorBidi"/>
              <w:noProof/>
            </w:rPr>
          </w:pPr>
          <w:hyperlink w:anchor="_Toc109720069" w:history="1">
            <w:r w:rsidR="00980A58" w:rsidRPr="00D47D41">
              <w:rPr>
                <w:rStyle w:val="Hyperlink"/>
                <w:noProof/>
              </w:rPr>
              <w:t>References</w:t>
            </w:r>
            <w:r w:rsidR="00980A58">
              <w:rPr>
                <w:noProof/>
                <w:webHidden/>
              </w:rPr>
              <w:tab/>
            </w:r>
            <w:r w:rsidR="00980A58">
              <w:rPr>
                <w:noProof/>
                <w:webHidden/>
              </w:rPr>
              <w:fldChar w:fldCharType="begin"/>
            </w:r>
            <w:r w:rsidR="00980A58">
              <w:rPr>
                <w:noProof/>
                <w:webHidden/>
              </w:rPr>
              <w:instrText xml:space="preserve"> PAGEREF _Toc109720069 \h </w:instrText>
            </w:r>
            <w:r w:rsidR="00980A58">
              <w:rPr>
                <w:noProof/>
                <w:webHidden/>
              </w:rPr>
            </w:r>
            <w:r w:rsidR="00980A58">
              <w:rPr>
                <w:noProof/>
                <w:webHidden/>
              </w:rPr>
              <w:fldChar w:fldCharType="separate"/>
            </w:r>
            <w:r w:rsidR="00980A58">
              <w:rPr>
                <w:noProof/>
                <w:webHidden/>
              </w:rPr>
              <w:t>27</w:t>
            </w:r>
            <w:r w:rsidR="00980A58">
              <w:rPr>
                <w:noProof/>
                <w:webHidden/>
              </w:rPr>
              <w:fldChar w:fldCharType="end"/>
            </w:r>
          </w:hyperlink>
        </w:p>
        <w:p w14:paraId="1BFABBAF" w14:textId="2C6B133F" w:rsidR="007A246E" w:rsidRPr="00126CAA" w:rsidRDefault="005963DA" w:rsidP="00126CAA">
          <w:pPr>
            <w:rPr>
              <w:rStyle w:val="Heading1Char"/>
              <w:rFonts w:ascii="Calibri" w:eastAsia="Times New Roman" w:hAnsi="Calibri" w:cs="Times New Roman"/>
              <w:b/>
              <w:bCs/>
              <w:noProof/>
              <w:color w:val="auto"/>
              <w:sz w:val="22"/>
              <w:szCs w:val="22"/>
            </w:rPr>
          </w:pPr>
          <w:r>
            <w:rPr>
              <w:b/>
              <w:bCs/>
              <w:noProof/>
            </w:rPr>
            <w:fldChar w:fldCharType="end"/>
          </w:r>
        </w:p>
      </w:sdtContent>
    </w:sdt>
    <w:p w14:paraId="3920D2EE" w14:textId="77777777" w:rsidR="00126CAA" w:rsidRDefault="00126CAA" w:rsidP="00F13392">
      <w:pPr>
        <w:spacing w:line="360" w:lineRule="auto"/>
        <w:jc w:val="both"/>
        <w:rPr>
          <w:rFonts w:ascii="Arial" w:hAnsi="Arial" w:cs="Arial"/>
          <w:sz w:val="24"/>
          <w:szCs w:val="24"/>
        </w:rPr>
      </w:pPr>
    </w:p>
    <w:p w14:paraId="74DCBD99" w14:textId="77777777" w:rsidR="00126CAA" w:rsidRDefault="00126CAA" w:rsidP="00F13392">
      <w:pPr>
        <w:spacing w:line="360" w:lineRule="auto"/>
        <w:jc w:val="both"/>
        <w:rPr>
          <w:rFonts w:ascii="Arial" w:hAnsi="Arial" w:cs="Arial"/>
          <w:sz w:val="24"/>
          <w:szCs w:val="24"/>
        </w:rPr>
      </w:pPr>
    </w:p>
    <w:p w14:paraId="0470FA89" w14:textId="5F300767" w:rsidR="00126CAA" w:rsidRDefault="00126CAA" w:rsidP="00F13392">
      <w:pPr>
        <w:spacing w:line="360" w:lineRule="auto"/>
        <w:jc w:val="both"/>
        <w:rPr>
          <w:rFonts w:ascii="Arial" w:hAnsi="Arial" w:cs="Arial"/>
          <w:sz w:val="24"/>
          <w:szCs w:val="24"/>
        </w:rPr>
      </w:pPr>
    </w:p>
    <w:p w14:paraId="1C936FAD" w14:textId="79B3B95B" w:rsidR="00126CAA" w:rsidRPr="00DE7FC0" w:rsidRDefault="00126CAA" w:rsidP="00DE7FC0">
      <w:pPr>
        <w:pStyle w:val="Heading1"/>
        <w:numPr>
          <w:ilvl w:val="0"/>
          <w:numId w:val="39"/>
        </w:numPr>
      </w:pPr>
      <w:bookmarkStart w:id="1" w:name="_Toc109720043"/>
      <w:r>
        <w:t>INTRODUCTION</w:t>
      </w:r>
      <w:bookmarkEnd w:id="1"/>
    </w:p>
    <w:p w14:paraId="7D13752E" w14:textId="78152521" w:rsidR="00DE7FC0" w:rsidRDefault="001F080D" w:rsidP="00F13392">
      <w:pPr>
        <w:spacing w:line="360" w:lineRule="auto"/>
        <w:jc w:val="both"/>
        <w:rPr>
          <w:ins w:id="2" w:author="Trần Hoàng Phúc" w:date="2023-09-19T15:33:00Z"/>
          <w:rFonts w:ascii="Arial" w:hAnsi="Arial" w:cs="Arial"/>
          <w:sz w:val="24"/>
          <w:szCs w:val="24"/>
        </w:rPr>
      </w:pPr>
      <w:commentRangeStart w:id="3"/>
      <w:r w:rsidRPr="00F13392">
        <w:rPr>
          <w:rFonts w:ascii="Arial" w:hAnsi="Arial" w:cs="Arial"/>
          <w:sz w:val="24"/>
          <w:szCs w:val="24"/>
        </w:rPr>
        <w:t>Procedural</w:t>
      </w:r>
      <w:commentRangeEnd w:id="3"/>
      <w:r w:rsidR="00B801D8">
        <w:rPr>
          <w:rStyle w:val="CommentReference"/>
        </w:rPr>
        <w:commentReference w:id="3"/>
      </w:r>
      <w:r w:rsidRPr="00F13392">
        <w:rPr>
          <w:rFonts w:ascii="Arial" w:hAnsi="Arial" w:cs="Arial"/>
          <w:sz w:val="24"/>
          <w:szCs w:val="24"/>
        </w:rPr>
        <w:t xml:space="preserve"> programming </w:t>
      </w:r>
      <w:r w:rsidR="004D0D86" w:rsidRPr="00F13392">
        <w:rPr>
          <w:rFonts w:ascii="Arial" w:hAnsi="Arial" w:cs="Arial"/>
          <w:sz w:val="24"/>
          <w:szCs w:val="24"/>
        </w:rPr>
        <w:t xml:space="preserve">has become more and more popular since the need is increasing in </w:t>
      </w:r>
      <w:r w:rsidR="00EE0600" w:rsidRPr="00F13392">
        <w:rPr>
          <w:rFonts w:ascii="Arial" w:hAnsi="Arial" w:cs="Arial"/>
          <w:sz w:val="24"/>
          <w:szCs w:val="24"/>
        </w:rPr>
        <w:t>many different aspects of life</w:t>
      </w:r>
      <w:r w:rsidR="00DE7FC0">
        <w:rPr>
          <w:rFonts w:ascii="Arial" w:hAnsi="Arial" w:cs="Arial"/>
          <w:sz w:val="24"/>
          <w:szCs w:val="24"/>
        </w:rPr>
        <w:t xml:space="preserve"> </w:t>
      </w:r>
      <w:customXmlInsRangeStart w:id="4" w:author="Trần Hoàng Phúc" w:date="2023-09-19T15:44:00Z"/>
      <w:sdt>
        <w:sdtPr>
          <w:rPr>
            <w:rFonts w:ascii="Arial" w:hAnsi="Arial" w:cs="Arial"/>
            <w:sz w:val="24"/>
            <w:szCs w:val="24"/>
          </w:rPr>
          <w:id w:val="3402736"/>
          <w:citation/>
        </w:sdtPr>
        <w:sdtContent>
          <w:customXmlInsRangeEnd w:id="4"/>
          <w:ins w:id="5" w:author="Trần Hoàng Phúc" w:date="2023-09-19T15:44:00Z">
            <w:r w:rsidR="00B801D8">
              <w:rPr>
                <w:rFonts w:ascii="Arial" w:hAnsi="Arial" w:cs="Arial"/>
                <w:sz w:val="24"/>
                <w:szCs w:val="24"/>
              </w:rPr>
              <w:fldChar w:fldCharType="begin"/>
            </w:r>
            <w:r w:rsidR="00B801D8">
              <w:rPr>
                <w:rFonts w:ascii="Arial" w:hAnsi="Arial" w:cs="Arial"/>
                <w:sz w:val="24"/>
                <w:szCs w:val="24"/>
              </w:rPr>
              <w:instrText xml:space="preserve"> CITATION Whi05 \l 1033 </w:instrText>
            </w:r>
          </w:ins>
          <w:r w:rsidR="00B801D8">
            <w:rPr>
              <w:rFonts w:ascii="Arial" w:hAnsi="Arial" w:cs="Arial"/>
              <w:sz w:val="24"/>
              <w:szCs w:val="24"/>
            </w:rPr>
            <w:fldChar w:fldCharType="separate"/>
          </w:r>
          <w:r w:rsidR="00B801D8" w:rsidRPr="00B801D8">
            <w:rPr>
              <w:rFonts w:ascii="Arial" w:hAnsi="Arial" w:cs="Arial"/>
              <w:noProof/>
              <w:sz w:val="24"/>
              <w:szCs w:val="24"/>
            </w:rPr>
            <w:t>(White &amp; Sivitanides , 2005)</w:t>
          </w:r>
          <w:ins w:id="6" w:author="Trần Hoàng Phúc" w:date="2023-09-19T15:44:00Z">
            <w:r w:rsidR="00B801D8">
              <w:rPr>
                <w:rFonts w:ascii="Arial" w:hAnsi="Arial" w:cs="Arial"/>
                <w:sz w:val="24"/>
                <w:szCs w:val="24"/>
              </w:rPr>
              <w:fldChar w:fldCharType="end"/>
            </w:r>
          </w:ins>
          <w:customXmlInsRangeStart w:id="7" w:author="Trần Hoàng Phúc" w:date="2023-09-19T15:44:00Z"/>
        </w:sdtContent>
      </w:sdt>
      <w:customXmlInsRangeEnd w:id="7"/>
      <w:r w:rsidR="004D0D86" w:rsidRPr="00F13392">
        <w:rPr>
          <w:rFonts w:ascii="Arial" w:hAnsi="Arial" w:cs="Arial"/>
          <w:sz w:val="24"/>
          <w:szCs w:val="24"/>
        </w:rPr>
        <w:t>.</w:t>
      </w:r>
      <w:r w:rsidR="00EE0600" w:rsidRPr="00F13392">
        <w:rPr>
          <w:rFonts w:ascii="Arial" w:hAnsi="Arial" w:cs="Arial"/>
          <w:sz w:val="24"/>
          <w:szCs w:val="24"/>
        </w:rPr>
        <w:t xml:space="preserve"> </w:t>
      </w:r>
    </w:p>
    <w:p w14:paraId="416C165C" w14:textId="6398EEF1" w:rsidR="001F080D" w:rsidRDefault="00EE0600" w:rsidP="00F13392">
      <w:pPr>
        <w:spacing w:line="360" w:lineRule="auto"/>
        <w:jc w:val="both"/>
        <w:rPr>
          <w:rFonts w:ascii="Arial" w:hAnsi="Arial" w:cs="Arial"/>
          <w:sz w:val="24"/>
          <w:szCs w:val="24"/>
        </w:rPr>
      </w:pPr>
      <w:r w:rsidRPr="00F13392">
        <w:rPr>
          <w:rFonts w:ascii="Arial" w:hAnsi="Arial" w:cs="Arial"/>
          <w:sz w:val="24"/>
          <w:szCs w:val="24"/>
        </w:rPr>
        <w:t>In this report, I will</w:t>
      </w:r>
      <w:r w:rsidR="004D0D86" w:rsidRPr="00F13392">
        <w:rPr>
          <w:rFonts w:ascii="Arial" w:hAnsi="Arial" w:cs="Arial"/>
          <w:sz w:val="24"/>
          <w:szCs w:val="24"/>
        </w:rPr>
        <w:t xml:space="preserve"> </w:t>
      </w:r>
      <w:r w:rsidRPr="00F13392">
        <w:rPr>
          <w:rFonts w:ascii="Arial" w:hAnsi="Arial" w:cs="Arial"/>
          <w:sz w:val="24"/>
          <w:szCs w:val="24"/>
        </w:rPr>
        <w:t xml:space="preserve">write </w:t>
      </w:r>
      <w:r w:rsidR="00F13392" w:rsidRPr="00F13392">
        <w:rPr>
          <w:rFonts w:ascii="Arial" w:hAnsi="Arial" w:cs="Arial"/>
          <w:sz w:val="24"/>
          <w:szCs w:val="24"/>
        </w:rPr>
        <w:t xml:space="preserve">an </w:t>
      </w:r>
      <w:r w:rsidRPr="00F13392">
        <w:rPr>
          <w:rFonts w:ascii="Arial" w:hAnsi="Arial" w:cs="Arial"/>
          <w:sz w:val="24"/>
          <w:szCs w:val="24"/>
        </w:rPr>
        <w:t xml:space="preserve">introduction </w:t>
      </w:r>
      <w:r w:rsidR="00F13392" w:rsidRPr="00F13392">
        <w:rPr>
          <w:rFonts w:ascii="Arial" w:hAnsi="Arial" w:cs="Arial"/>
          <w:sz w:val="24"/>
          <w:szCs w:val="24"/>
        </w:rPr>
        <w:t>about</w:t>
      </w:r>
      <w:r w:rsidRPr="00F13392">
        <w:rPr>
          <w:rFonts w:ascii="Arial" w:hAnsi="Arial" w:cs="Arial"/>
          <w:sz w:val="24"/>
          <w:szCs w:val="24"/>
        </w:rPr>
        <w:t xml:space="preserve"> procedural programming and theories of computer programming language. The management program is used for</w:t>
      </w:r>
      <w:r w:rsidR="00E26981" w:rsidRPr="00F13392">
        <w:rPr>
          <w:rFonts w:ascii="Arial" w:hAnsi="Arial" w:cs="Arial"/>
          <w:sz w:val="24"/>
          <w:szCs w:val="24"/>
        </w:rPr>
        <w:t xml:space="preserve"> solving any problem</w:t>
      </w:r>
      <w:r w:rsidRPr="00F13392">
        <w:rPr>
          <w:rFonts w:ascii="Arial" w:hAnsi="Arial" w:cs="Arial"/>
          <w:sz w:val="24"/>
          <w:szCs w:val="24"/>
        </w:rPr>
        <w:t xml:space="preserve"> which </w:t>
      </w:r>
      <w:r w:rsidR="00E26981" w:rsidRPr="00F13392">
        <w:rPr>
          <w:rFonts w:ascii="Arial" w:hAnsi="Arial" w:cs="Arial"/>
          <w:sz w:val="24"/>
          <w:szCs w:val="24"/>
        </w:rPr>
        <w:t>users</w:t>
      </w:r>
      <w:r w:rsidRPr="00F13392">
        <w:rPr>
          <w:rFonts w:ascii="Arial" w:hAnsi="Arial" w:cs="Arial"/>
          <w:sz w:val="24"/>
          <w:szCs w:val="24"/>
        </w:rPr>
        <w:t xml:space="preserve"> </w:t>
      </w:r>
      <w:r w:rsidR="00E26981" w:rsidRPr="00F13392">
        <w:rPr>
          <w:rFonts w:ascii="Arial" w:hAnsi="Arial" w:cs="Arial"/>
          <w:sz w:val="24"/>
          <w:szCs w:val="24"/>
        </w:rPr>
        <w:t>want</w:t>
      </w:r>
      <w:r w:rsidRPr="00F13392">
        <w:rPr>
          <w:rFonts w:ascii="Arial" w:hAnsi="Arial" w:cs="Arial"/>
          <w:sz w:val="24"/>
          <w:szCs w:val="24"/>
        </w:rPr>
        <w:t xml:space="preserve">. </w:t>
      </w:r>
      <w:r w:rsidR="00E26981" w:rsidRPr="00F13392">
        <w:rPr>
          <w:rFonts w:ascii="Arial" w:hAnsi="Arial" w:cs="Arial"/>
          <w:sz w:val="24"/>
          <w:szCs w:val="24"/>
        </w:rPr>
        <w:t xml:space="preserve">The aspects of this program will </w:t>
      </w:r>
      <w:proofErr w:type="gramStart"/>
      <w:r w:rsidR="00E26981" w:rsidRPr="00F13392">
        <w:rPr>
          <w:rFonts w:ascii="Arial" w:hAnsi="Arial" w:cs="Arial"/>
          <w:sz w:val="24"/>
          <w:szCs w:val="24"/>
        </w:rPr>
        <w:t>describe</w:t>
      </w:r>
      <w:proofErr w:type="gramEnd"/>
      <w:r w:rsidR="00E26981" w:rsidRPr="00F13392">
        <w:rPr>
          <w:rFonts w:ascii="Arial" w:hAnsi="Arial" w:cs="Arial"/>
          <w:sz w:val="24"/>
          <w:szCs w:val="24"/>
        </w:rPr>
        <w:t xml:space="preserve"> with theories and structures for writing the program so that user</w:t>
      </w:r>
      <w:r w:rsidR="00F13392" w:rsidRPr="00F13392">
        <w:rPr>
          <w:rFonts w:ascii="Arial" w:hAnsi="Arial" w:cs="Arial"/>
          <w:sz w:val="24"/>
          <w:szCs w:val="24"/>
        </w:rPr>
        <w:t xml:space="preserve">s grasp and evaluate the product. </w:t>
      </w:r>
      <w:r w:rsidR="00DE7FC0">
        <w:rPr>
          <w:rFonts w:ascii="Arial" w:hAnsi="Arial" w:cs="Arial"/>
          <w:sz w:val="24"/>
          <w:szCs w:val="24"/>
        </w:rPr>
        <w:t>(</w:t>
      </w:r>
      <w:proofErr w:type="gramStart"/>
      <w:r w:rsidR="00DE7FC0">
        <w:rPr>
          <w:rFonts w:ascii="Arial" w:hAnsi="Arial" w:cs="Arial"/>
          <w:sz w:val="24"/>
          <w:szCs w:val="24"/>
        </w:rPr>
        <w:t>no</w:t>
      </w:r>
      <w:proofErr w:type="gramEnd"/>
      <w:r w:rsidR="00DE7FC0">
        <w:rPr>
          <w:rFonts w:ascii="Arial" w:hAnsi="Arial" w:cs="Arial"/>
          <w:sz w:val="24"/>
          <w:szCs w:val="24"/>
        </w:rPr>
        <w:t xml:space="preserve"> citation)</w:t>
      </w:r>
    </w:p>
    <w:p w14:paraId="2AD2C918" w14:textId="5DB64BAD" w:rsidR="00DE7FC0" w:rsidRDefault="00DE7FC0" w:rsidP="00F13392">
      <w:pPr>
        <w:spacing w:line="360" w:lineRule="auto"/>
        <w:jc w:val="both"/>
        <w:rPr>
          <w:ins w:id="8" w:author="Trần Hoàng Phúc" w:date="2023-09-19T15:34:00Z"/>
          <w:rFonts w:ascii="Arial" w:hAnsi="Arial" w:cs="Arial"/>
          <w:sz w:val="24"/>
          <w:szCs w:val="24"/>
        </w:rPr>
      </w:pPr>
      <w:r>
        <w:rPr>
          <w:rFonts w:ascii="Arial" w:hAnsi="Arial" w:cs="Arial"/>
          <w:sz w:val="24"/>
          <w:szCs w:val="24"/>
        </w:rPr>
        <w:t>&gt;&gt; overview of your research</w:t>
      </w:r>
    </w:p>
    <w:p w14:paraId="218435BE" w14:textId="0264C192" w:rsidR="00DE7FC0" w:rsidRDefault="00DE7FC0" w:rsidP="00F13392">
      <w:pPr>
        <w:spacing w:line="360" w:lineRule="auto"/>
        <w:jc w:val="both"/>
        <w:rPr>
          <w:rFonts w:ascii="Arial" w:hAnsi="Arial" w:cs="Arial"/>
          <w:sz w:val="24"/>
          <w:szCs w:val="24"/>
        </w:rPr>
      </w:pPr>
      <w:ins w:id="9" w:author="Trần Hoàng Phúc" w:date="2023-09-19T15:34:00Z">
        <w:r>
          <w:rPr>
            <w:rFonts w:ascii="Arial" w:hAnsi="Arial" w:cs="Arial"/>
            <w:sz w:val="24"/>
            <w:szCs w:val="24"/>
          </w:rPr>
          <w:tab/>
        </w:r>
      </w:ins>
      <w:ins w:id="10" w:author="Trần Hoàng Phúc" w:date="2023-09-19T15:35:00Z">
        <w:r>
          <w:rPr>
            <w:rFonts w:ascii="Arial" w:hAnsi="Arial" w:cs="Arial"/>
            <w:sz w:val="24"/>
            <w:szCs w:val="24"/>
          </w:rPr>
          <w:t xml:space="preserve">Other Programing types: hardware programing, object oriented </w:t>
        </w:r>
        <w:proofErr w:type="gramStart"/>
        <w:r>
          <w:rPr>
            <w:rFonts w:ascii="Arial" w:hAnsi="Arial" w:cs="Arial"/>
            <w:sz w:val="24"/>
            <w:szCs w:val="24"/>
          </w:rPr>
          <w:t>programing ,</w:t>
        </w:r>
        <w:proofErr w:type="gramEnd"/>
        <w:r>
          <w:rPr>
            <w:rFonts w:ascii="Arial" w:hAnsi="Arial" w:cs="Arial"/>
            <w:sz w:val="24"/>
            <w:szCs w:val="24"/>
          </w:rPr>
          <w:t xml:space="preserve"> … </w:t>
        </w:r>
      </w:ins>
    </w:p>
    <w:p w14:paraId="00F7EA87" w14:textId="77777777" w:rsidR="00DE7FC0" w:rsidRDefault="00DE7FC0" w:rsidP="00F13392">
      <w:pPr>
        <w:spacing w:line="360" w:lineRule="auto"/>
        <w:jc w:val="both"/>
        <w:rPr>
          <w:rFonts w:ascii="Arial" w:hAnsi="Arial" w:cs="Arial"/>
          <w:sz w:val="24"/>
          <w:szCs w:val="24"/>
        </w:rPr>
      </w:pPr>
      <w:r>
        <w:rPr>
          <w:rFonts w:ascii="Arial" w:hAnsi="Arial" w:cs="Arial"/>
          <w:sz w:val="24"/>
          <w:szCs w:val="24"/>
        </w:rPr>
        <w:t>&gt;&gt; research problem</w:t>
      </w:r>
    </w:p>
    <w:p w14:paraId="511C4BF1" w14:textId="69E56298" w:rsidR="00DE7FC0" w:rsidRDefault="00DE7FC0" w:rsidP="00F13392">
      <w:pPr>
        <w:spacing w:line="360" w:lineRule="auto"/>
        <w:jc w:val="both"/>
        <w:rPr>
          <w:rFonts w:ascii="Arial" w:hAnsi="Arial" w:cs="Arial"/>
          <w:sz w:val="24"/>
          <w:szCs w:val="24"/>
        </w:rPr>
      </w:pPr>
      <w:r>
        <w:rPr>
          <w:rFonts w:ascii="Arial" w:hAnsi="Arial" w:cs="Arial"/>
          <w:sz w:val="24"/>
          <w:szCs w:val="24"/>
        </w:rPr>
        <w:t xml:space="preserve">Necessity: why </w:t>
      </w:r>
      <w:proofErr w:type="gramStart"/>
      <w:r>
        <w:rPr>
          <w:rFonts w:ascii="Arial" w:hAnsi="Arial" w:cs="Arial"/>
          <w:sz w:val="24"/>
          <w:szCs w:val="24"/>
        </w:rPr>
        <w:t>you</w:t>
      </w:r>
      <w:proofErr w:type="gramEnd"/>
      <w:r>
        <w:rPr>
          <w:rFonts w:ascii="Arial" w:hAnsi="Arial" w:cs="Arial"/>
          <w:sz w:val="24"/>
          <w:szCs w:val="24"/>
        </w:rPr>
        <w:t xml:space="preserve"> choose?</w:t>
      </w:r>
    </w:p>
    <w:p w14:paraId="66211153" w14:textId="508A9C48" w:rsidR="00DE7FC0" w:rsidRDefault="00DE7FC0" w:rsidP="00F13392">
      <w:pPr>
        <w:spacing w:line="360" w:lineRule="auto"/>
        <w:jc w:val="both"/>
        <w:rPr>
          <w:rFonts w:ascii="Arial" w:hAnsi="Arial" w:cs="Arial"/>
          <w:sz w:val="24"/>
          <w:szCs w:val="24"/>
        </w:rPr>
      </w:pPr>
      <w:r>
        <w:rPr>
          <w:rFonts w:ascii="Arial" w:hAnsi="Arial" w:cs="Arial"/>
          <w:sz w:val="24"/>
          <w:szCs w:val="24"/>
        </w:rPr>
        <w:t xml:space="preserve">Issues need to be </w:t>
      </w:r>
      <w:proofErr w:type="gramStart"/>
      <w:r>
        <w:rPr>
          <w:rFonts w:ascii="Arial" w:hAnsi="Arial" w:cs="Arial"/>
          <w:sz w:val="24"/>
          <w:szCs w:val="24"/>
        </w:rPr>
        <w:t>addressed</w:t>
      </w:r>
      <w:proofErr w:type="gramEnd"/>
    </w:p>
    <w:p w14:paraId="6EC46FB9" w14:textId="69BFD3F0" w:rsidR="00DE7FC0" w:rsidRDefault="00DE7FC0" w:rsidP="00F13392">
      <w:pPr>
        <w:spacing w:line="360" w:lineRule="auto"/>
        <w:jc w:val="both"/>
        <w:rPr>
          <w:rFonts w:ascii="Arial" w:hAnsi="Arial" w:cs="Arial"/>
          <w:sz w:val="24"/>
          <w:szCs w:val="24"/>
        </w:rPr>
      </w:pPr>
      <w:r>
        <w:rPr>
          <w:rFonts w:ascii="Arial" w:hAnsi="Arial" w:cs="Arial"/>
          <w:sz w:val="24"/>
          <w:szCs w:val="24"/>
        </w:rPr>
        <w:t>Structure of the remainder parts</w:t>
      </w:r>
    </w:p>
    <w:p w14:paraId="4EF6ED6C" w14:textId="77777777" w:rsidR="00DE7FC0" w:rsidRDefault="00DE7FC0" w:rsidP="00F13392">
      <w:pPr>
        <w:spacing w:line="360" w:lineRule="auto"/>
        <w:jc w:val="both"/>
        <w:rPr>
          <w:rFonts w:ascii="Arial" w:hAnsi="Arial" w:cs="Arial"/>
          <w:sz w:val="24"/>
          <w:szCs w:val="24"/>
        </w:rPr>
      </w:pPr>
    </w:p>
    <w:p w14:paraId="59321652" w14:textId="2E320CA8" w:rsidR="00DE7FC0" w:rsidRPr="00F13392" w:rsidRDefault="00DE7FC0" w:rsidP="00F13392">
      <w:pPr>
        <w:spacing w:line="360" w:lineRule="auto"/>
        <w:jc w:val="both"/>
        <w:rPr>
          <w:rFonts w:ascii="Arial" w:hAnsi="Arial" w:cs="Arial"/>
          <w:sz w:val="24"/>
          <w:szCs w:val="24"/>
        </w:rPr>
      </w:pPr>
      <w:r>
        <w:rPr>
          <w:rFonts w:ascii="Arial" w:hAnsi="Arial" w:cs="Arial"/>
          <w:sz w:val="24"/>
          <w:szCs w:val="24"/>
        </w:rPr>
        <w:t xml:space="preserve"> </w:t>
      </w:r>
    </w:p>
    <w:p w14:paraId="5664CBD4" w14:textId="50080E27" w:rsidR="008271ED" w:rsidRPr="00A02D69" w:rsidRDefault="008271ED" w:rsidP="001F080D">
      <w:pPr>
        <w:pStyle w:val="Heading1"/>
        <w:numPr>
          <w:ilvl w:val="0"/>
          <w:numId w:val="21"/>
        </w:numPr>
        <w:rPr>
          <w:shd w:val="clear" w:color="auto" w:fill="FFFFFF"/>
        </w:rPr>
      </w:pPr>
      <w:bookmarkStart w:id="11" w:name="_Toc109720044"/>
      <w:r w:rsidRPr="00A02D69">
        <w:rPr>
          <w:shd w:val="clear" w:color="auto" w:fill="FFFFFF"/>
        </w:rPr>
        <w:t>S</w:t>
      </w:r>
      <w:r w:rsidR="002F25C7" w:rsidRPr="00A02D69">
        <w:rPr>
          <w:shd w:val="clear" w:color="auto" w:fill="FFFFFF"/>
        </w:rPr>
        <w:t>CENARIO</w:t>
      </w:r>
      <w:bookmarkEnd w:id="11"/>
    </w:p>
    <w:p w14:paraId="152808D2" w14:textId="2E7DFF3A" w:rsidR="003E49AE" w:rsidRPr="00F13392" w:rsidRDefault="00C7594B" w:rsidP="009D1E65">
      <w:pPr>
        <w:spacing w:line="360" w:lineRule="auto"/>
        <w:jc w:val="both"/>
        <w:rPr>
          <w:rFonts w:ascii="Arial" w:hAnsi="Arial" w:cs="Arial"/>
          <w:sz w:val="24"/>
          <w:szCs w:val="24"/>
        </w:rPr>
      </w:pPr>
      <w:r w:rsidRPr="00F13392">
        <w:rPr>
          <w:rFonts w:ascii="Arial" w:hAnsi="Arial" w:cs="Arial"/>
          <w:sz w:val="24"/>
          <w:szCs w:val="24"/>
          <w:lang w:val="vi-VN"/>
        </w:rPr>
        <w:t xml:space="preserve">A </w:t>
      </w:r>
      <w:r w:rsidRPr="00F13392">
        <w:rPr>
          <w:rFonts w:ascii="Arial" w:hAnsi="Arial" w:cs="Arial"/>
          <w:sz w:val="24"/>
          <w:szCs w:val="24"/>
        </w:rPr>
        <w:t xml:space="preserve">math </w:t>
      </w:r>
      <w:r w:rsidRPr="00F13392">
        <w:rPr>
          <w:rFonts w:ascii="Arial" w:hAnsi="Arial" w:cs="Arial"/>
          <w:sz w:val="24"/>
          <w:szCs w:val="24"/>
          <w:lang w:val="vi-VN"/>
        </w:rPr>
        <w:t>teacher wants to manage</w:t>
      </w:r>
      <w:r w:rsidRPr="00F13392">
        <w:rPr>
          <w:rFonts w:ascii="Arial" w:hAnsi="Arial" w:cs="Arial"/>
          <w:sz w:val="24"/>
          <w:szCs w:val="24"/>
        </w:rPr>
        <w:t xml:space="preserve"> the grades of a class. He asks you to help him to write a small application to do that. He needs to enter student IDs, and student grades and store this information into 2 separate arrays (integer array for IDs and float array for grades). Then he needs to print all student IDs together with their grades. Finally, he needs to know which student has the highest grade and lowest grade. Your program should be menu based on the options above. When an option is done, the program should </w:t>
      </w:r>
      <w:r w:rsidRPr="00F13392">
        <w:rPr>
          <w:rFonts w:ascii="Arial" w:hAnsi="Arial" w:cs="Arial"/>
          <w:sz w:val="24"/>
          <w:szCs w:val="24"/>
        </w:rPr>
        <w:lastRenderedPageBreak/>
        <w:t>go back to the main menu so he can choose another option. There should be an option to quit the program</w:t>
      </w:r>
      <w:ins w:id="12" w:author="Trần Hoàng Phúc" w:date="2023-09-19T15:46:00Z">
        <w:r w:rsidR="00B801D8">
          <w:rPr>
            <w:rFonts w:ascii="Arial" w:hAnsi="Arial" w:cs="Arial"/>
            <w:sz w:val="24"/>
            <w:szCs w:val="24"/>
          </w:rPr>
          <w:t xml:space="preserve"> </w:t>
        </w:r>
      </w:ins>
      <w:customXmlInsRangeStart w:id="13" w:author="Trần Hoàng Phúc" w:date="2023-09-19T15:46:00Z"/>
      <w:sdt>
        <w:sdtPr>
          <w:rPr>
            <w:rFonts w:ascii="Arial" w:hAnsi="Arial" w:cs="Arial"/>
            <w:sz w:val="24"/>
            <w:szCs w:val="24"/>
          </w:rPr>
          <w:id w:val="1348534309"/>
          <w:citation/>
        </w:sdtPr>
        <w:sdtContent>
          <w:customXmlInsRangeEnd w:id="13"/>
          <w:ins w:id="14" w:author="Trần Hoàng Phúc" w:date="2023-09-19T15:46:00Z">
            <w:r w:rsidR="00B801D8">
              <w:rPr>
                <w:rFonts w:ascii="Arial" w:hAnsi="Arial" w:cs="Arial"/>
                <w:sz w:val="24"/>
                <w:szCs w:val="24"/>
              </w:rPr>
              <w:fldChar w:fldCharType="begin"/>
            </w:r>
            <w:r w:rsidR="00B801D8">
              <w:rPr>
                <w:rFonts w:ascii="Arial" w:hAnsi="Arial" w:cs="Arial"/>
                <w:sz w:val="24"/>
                <w:szCs w:val="24"/>
              </w:rPr>
              <w:instrText xml:space="preserve"> CITATION Whi05 \l 1033 </w:instrText>
            </w:r>
          </w:ins>
          <w:r w:rsidR="00B801D8">
            <w:rPr>
              <w:rFonts w:ascii="Arial" w:hAnsi="Arial" w:cs="Arial"/>
              <w:sz w:val="24"/>
              <w:szCs w:val="24"/>
            </w:rPr>
            <w:fldChar w:fldCharType="separate"/>
          </w:r>
          <w:ins w:id="15" w:author="Trần Hoàng Phúc" w:date="2023-09-19T15:46:00Z">
            <w:r w:rsidR="00B801D8" w:rsidRPr="00B801D8">
              <w:rPr>
                <w:rFonts w:ascii="Arial" w:hAnsi="Arial" w:cs="Arial"/>
                <w:noProof/>
                <w:sz w:val="24"/>
                <w:szCs w:val="24"/>
                <w:rPrChange w:id="16" w:author="Trần Hoàng Phúc" w:date="2023-09-19T15:46:00Z">
                  <w:rPr/>
                </w:rPrChange>
              </w:rPr>
              <w:t>(White &amp; Sivitanides , 2005)</w:t>
            </w:r>
            <w:r w:rsidR="00B801D8">
              <w:rPr>
                <w:rFonts w:ascii="Arial" w:hAnsi="Arial" w:cs="Arial"/>
                <w:sz w:val="24"/>
                <w:szCs w:val="24"/>
              </w:rPr>
              <w:fldChar w:fldCharType="end"/>
            </w:r>
          </w:ins>
          <w:customXmlInsRangeStart w:id="17" w:author="Trần Hoàng Phúc" w:date="2023-09-19T15:46:00Z"/>
        </w:sdtContent>
      </w:sdt>
      <w:customXmlInsRangeEnd w:id="17"/>
      <w:r w:rsidR="0070275F">
        <w:rPr>
          <w:rFonts w:ascii="Arial" w:hAnsi="Arial" w:cs="Arial"/>
          <w:sz w:val="24"/>
          <w:szCs w:val="24"/>
        </w:rPr>
        <w:t xml:space="preserve">. </w:t>
      </w:r>
    </w:p>
    <w:p w14:paraId="71DBB135" w14:textId="5B1A5060" w:rsidR="00CB64F9" w:rsidRPr="00A02D69" w:rsidRDefault="00CB64F9" w:rsidP="001F080D">
      <w:pPr>
        <w:pStyle w:val="Heading1"/>
        <w:numPr>
          <w:ilvl w:val="0"/>
          <w:numId w:val="21"/>
        </w:numPr>
      </w:pPr>
      <w:bookmarkStart w:id="18" w:name="_Toc109720045"/>
      <w:r w:rsidRPr="00A02D69">
        <w:t>PROGRAMMING LANGUAGES</w:t>
      </w:r>
      <w:bookmarkEnd w:id="18"/>
    </w:p>
    <w:p w14:paraId="1A9521C5" w14:textId="3F7870A2" w:rsidR="004A0711" w:rsidRDefault="00447DE8" w:rsidP="00D05292">
      <w:pPr>
        <w:pStyle w:val="ListParagraph"/>
        <w:numPr>
          <w:ilvl w:val="0"/>
          <w:numId w:val="19"/>
        </w:numPr>
        <w:spacing w:line="360" w:lineRule="auto"/>
        <w:jc w:val="both"/>
        <w:rPr>
          <w:rFonts w:ascii="Arial" w:hAnsi="Arial" w:cs="Arial"/>
          <w:color w:val="000000" w:themeColor="text1"/>
          <w:sz w:val="24"/>
          <w:szCs w:val="24"/>
        </w:rPr>
      </w:pPr>
      <w:r w:rsidRPr="004A0711">
        <w:rPr>
          <w:rFonts w:ascii="Arial" w:hAnsi="Arial" w:cs="Arial"/>
          <w:color w:val="000000" w:themeColor="text1"/>
          <w:sz w:val="24"/>
          <w:szCs w:val="24"/>
        </w:rPr>
        <w:t>A programming language is a type of written </w:t>
      </w:r>
      <w:hyperlink r:id="rId13" w:tooltip="Language" w:history="1">
        <w:r w:rsidRPr="004A0711">
          <w:rPr>
            <w:rStyle w:val="Hyperlink"/>
            <w:rFonts w:ascii="Arial" w:hAnsi="Arial" w:cs="Arial"/>
            <w:color w:val="000000" w:themeColor="text1"/>
            <w:sz w:val="24"/>
            <w:szCs w:val="24"/>
            <w:u w:val="none"/>
          </w:rPr>
          <w:t>language</w:t>
        </w:r>
      </w:hyperlink>
      <w:r w:rsidRPr="004A0711">
        <w:rPr>
          <w:rFonts w:ascii="Arial" w:hAnsi="Arial" w:cs="Arial"/>
          <w:color w:val="000000" w:themeColor="text1"/>
          <w:sz w:val="24"/>
          <w:szCs w:val="24"/>
        </w:rPr>
        <w:t> that tells </w:t>
      </w:r>
      <w:hyperlink r:id="rId14" w:tooltip="Computers" w:history="1">
        <w:r w:rsidRPr="004A0711">
          <w:rPr>
            <w:rStyle w:val="Hyperlink"/>
            <w:rFonts w:ascii="Arial" w:hAnsi="Arial" w:cs="Arial"/>
            <w:color w:val="000000" w:themeColor="text1"/>
            <w:sz w:val="24"/>
            <w:szCs w:val="24"/>
            <w:u w:val="none"/>
          </w:rPr>
          <w:t>computers</w:t>
        </w:r>
      </w:hyperlink>
      <w:r w:rsidRPr="004A0711">
        <w:rPr>
          <w:rFonts w:ascii="Arial" w:hAnsi="Arial" w:cs="Arial"/>
          <w:color w:val="000000" w:themeColor="text1"/>
          <w:sz w:val="24"/>
          <w:szCs w:val="24"/>
        </w:rPr>
        <w:t xml:space="preserve"> what to do. Examples are </w:t>
      </w:r>
      <w:hyperlink r:id="rId15" w:tooltip="Python (programming language)" w:history="1">
        <w:r w:rsidRPr="004A0711">
          <w:rPr>
            <w:rStyle w:val="Hyperlink"/>
            <w:rFonts w:ascii="Arial" w:hAnsi="Arial" w:cs="Arial"/>
            <w:color w:val="000000" w:themeColor="text1"/>
            <w:sz w:val="24"/>
            <w:szCs w:val="24"/>
            <w:u w:val="none"/>
          </w:rPr>
          <w:t>Python</w:t>
        </w:r>
      </w:hyperlink>
      <w:r w:rsidRPr="004A0711">
        <w:rPr>
          <w:rFonts w:ascii="Arial" w:hAnsi="Arial" w:cs="Arial"/>
          <w:color w:val="000000" w:themeColor="text1"/>
          <w:sz w:val="24"/>
          <w:szCs w:val="24"/>
        </w:rPr>
        <w:t>, </w:t>
      </w:r>
      <w:hyperlink r:id="rId16" w:tooltip="Ruby (programming language)" w:history="1">
        <w:r w:rsidRPr="004A0711">
          <w:rPr>
            <w:rStyle w:val="Hyperlink"/>
            <w:rFonts w:ascii="Arial" w:hAnsi="Arial" w:cs="Arial"/>
            <w:color w:val="000000" w:themeColor="text1"/>
            <w:sz w:val="24"/>
            <w:szCs w:val="24"/>
            <w:u w:val="none"/>
          </w:rPr>
          <w:t>Ruby</w:t>
        </w:r>
      </w:hyperlink>
      <w:r w:rsidRPr="004A0711">
        <w:rPr>
          <w:rFonts w:ascii="Arial" w:hAnsi="Arial" w:cs="Arial"/>
          <w:color w:val="000000" w:themeColor="text1"/>
          <w:sz w:val="24"/>
          <w:szCs w:val="24"/>
        </w:rPr>
        <w:t>, </w:t>
      </w:r>
      <w:hyperlink r:id="rId17" w:tooltip="Java (programming language)" w:history="1">
        <w:r w:rsidRPr="004A0711">
          <w:rPr>
            <w:rStyle w:val="Hyperlink"/>
            <w:rFonts w:ascii="Arial" w:hAnsi="Arial" w:cs="Arial"/>
            <w:color w:val="000000" w:themeColor="text1"/>
            <w:sz w:val="24"/>
            <w:szCs w:val="24"/>
            <w:u w:val="none"/>
          </w:rPr>
          <w:t>Java</w:t>
        </w:r>
      </w:hyperlink>
      <w:r w:rsidRPr="004A0711">
        <w:rPr>
          <w:rFonts w:ascii="Arial" w:hAnsi="Arial" w:cs="Arial"/>
          <w:color w:val="000000" w:themeColor="text1"/>
          <w:sz w:val="24"/>
          <w:szCs w:val="24"/>
        </w:rPr>
        <w:t>, </w:t>
      </w:r>
      <w:hyperlink r:id="rId18" w:tooltip="JavaScript" w:history="1">
        <w:r w:rsidRPr="004A0711">
          <w:rPr>
            <w:rStyle w:val="Hyperlink"/>
            <w:rFonts w:ascii="Arial" w:hAnsi="Arial" w:cs="Arial"/>
            <w:color w:val="000000" w:themeColor="text1"/>
            <w:sz w:val="24"/>
            <w:szCs w:val="24"/>
            <w:u w:val="none"/>
          </w:rPr>
          <w:t>JavaScript</w:t>
        </w:r>
      </w:hyperlink>
      <w:r w:rsidRPr="004A0711">
        <w:rPr>
          <w:rFonts w:ascii="Arial" w:hAnsi="Arial" w:cs="Arial"/>
          <w:color w:val="000000" w:themeColor="text1"/>
          <w:sz w:val="24"/>
          <w:szCs w:val="24"/>
        </w:rPr>
        <w:t>, </w:t>
      </w:r>
      <w:hyperlink r:id="rId19" w:tooltip="C (programming language)" w:history="1">
        <w:r w:rsidRPr="004A0711">
          <w:rPr>
            <w:rStyle w:val="Hyperlink"/>
            <w:rFonts w:ascii="Arial" w:hAnsi="Arial" w:cs="Arial"/>
            <w:color w:val="000000" w:themeColor="text1"/>
            <w:sz w:val="24"/>
            <w:szCs w:val="24"/>
            <w:u w:val="none"/>
          </w:rPr>
          <w:t>C</w:t>
        </w:r>
      </w:hyperlink>
      <w:r w:rsidRPr="004A0711">
        <w:rPr>
          <w:rFonts w:ascii="Arial" w:hAnsi="Arial" w:cs="Arial"/>
          <w:color w:val="000000" w:themeColor="text1"/>
          <w:sz w:val="24"/>
          <w:szCs w:val="24"/>
        </w:rPr>
        <w:t>, </w:t>
      </w:r>
      <w:hyperlink r:id="rId20" w:tooltip="C++" w:history="1">
        <w:r w:rsidRPr="004A0711">
          <w:rPr>
            <w:rStyle w:val="Hyperlink"/>
            <w:rFonts w:ascii="Arial" w:hAnsi="Arial" w:cs="Arial"/>
            <w:color w:val="000000" w:themeColor="text1"/>
            <w:sz w:val="24"/>
            <w:szCs w:val="24"/>
            <w:u w:val="none"/>
          </w:rPr>
          <w:t>C++</w:t>
        </w:r>
      </w:hyperlink>
      <w:r w:rsidRPr="004A0711">
        <w:rPr>
          <w:rFonts w:ascii="Arial" w:hAnsi="Arial" w:cs="Arial"/>
          <w:color w:val="000000" w:themeColor="text1"/>
          <w:sz w:val="24"/>
          <w:szCs w:val="24"/>
        </w:rPr>
        <w:t>, and </w:t>
      </w:r>
      <w:hyperlink r:id="rId21" w:tooltip="C Sharp (programming language)" w:history="1">
        <w:r w:rsidRPr="004A0711">
          <w:rPr>
            <w:rStyle w:val="Hyperlink"/>
            <w:rFonts w:ascii="Arial" w:hAnsi="Arial" w:cs="Arial"/>
            <w:color w:val="000000" w:themeColor="text1"/>
            <w:sz w:val="24"/>
            <w:szCs w:val="24"/>
            <w:u w:val="none"/>
          </w:rPr>
          <w:t>C#</w:t>
        </w:r>
      </w:hyperlink>
      <w:r w:rsidRPr="004A0711">
        <w:rPr>
          <w:rFonts w:ascii="Arial" w:hAnsi="Arial" w:cs="Arial"/>
          <w:color w:val="000000" w:themeColor="text1"/>
          <w:sz w:val="24"/>
          <w:szCs w:val="24"/>
        </w:rPr>
        <w:t>. Programming languages are used to write all </w:t>
      </w:r>
      <w:hyperlink r:id="rId22" w:tooltip="Computer programs" w:history="1">
        <w:r w:rsidRPr="004A0711">
          <w:rPr>
            <w:rStyle w:val="Hyperlink"/>
            <w:rFonts w:ascii="Arial" w:hAnsi="Arial" w:cs="Arial"/>
            <w:color w:val="000000" w:themeColor="text1"/>
            <w:sz w:val="24"/>
            <w:szCs w:val="24"/>
            <w:u w:val="none"/>
          </w:rPr>
          <w:t>computer programs</w:t>
        </w:r>
      </w:hyperlink>
      <w:r w:rsidRPr="004A0711">
        <w:rPr>
          <w:rFonts w:ascii="Arial" w:hAnsi="Arial" w:cs="Arial"/>
          <w:color w:val="000000" w:themeColor="text1"/>
          <w:sz w:val="24"/>
          <w:szCs w:val="24"/>
        </w:rPr>
        <w:t> and </w:t>
      </w:r>
      <w:hyperlink r:id="rId23" w:tooltip="Computer software" w:history="1">
        <w:r w:rsidRPr="004A0711">
          <w:rPr>
            <w:rStyle w:val="Hyperlink"/>
            <w:rFonts w:ascii="Arial" w:hAnsi="Arial" w:cs="Arial"/>
            <w:color w:val="000000" w:themeColor="text1"/>
            <w:sz w:val="24"/>
            <w:szCs w:val="24"/>
            <w:u w:val="none"/>
          </w:rPr>
          <w:t>computer software</w:t>
        </w:r>
      </w:hyperlink>
      <w:r w:rsidRPr="004A0711">
        <w:rPr>
          <w:rFonts w:ascii="Arial" w:hAnsi="Arial" w:cs="Arial"/>
          <w:color w:val="000000" w:themeColor="text1"/>
          <w:sz w:val="24"/>
          <w:szCs w:val="24"/>
        </w:rPr>
        <w:t>. A programming language is like a set of instructions that the computer follows to do something</w:t>
      </w:r>
      <w:r w:rsidR="004A0711">
        <w:rPr>
          <w:rFonts w:ascii="Arial" w:hAnsi="Arial" w:cs="Arial"/>
          <w:color w:val="000000" w:themeColor="text1"/>
          <w:sz w:val="24"/>
          <w:szCs w:val="24"/>
        </w:rPr>
        <w:t>.</w:t>
      </w:r>
      <w:sdt>
        <w:sdtPr>
          <w:rPr>
            <w:rFonts w:ascii="Arial" w:hAnsi="Arial" w:cs="Arial"/>
            <w:color w:val="000000" w:themeColor="text1"/>
            <w:sz w:val="24"/>
            <w:szCs w:val="24"/>
          </w:rPr>
          <w:id w:val="510569251"/>
          <w:citation/>
        </w:sdtPr>
        <w:sdtContent>
          <w:r w:rsidR="00D7529F">
            <w:rPr>
              <w:rFonts w:ascii="Arial" w:hAnsi="Arial" w:cs="Arial"/>
              <w:color w:val="000000" w:themeColor="text1"/>
              <w:sz w:val="24"/>
              <w:szCs w:val="24"/>
            </w:rPr>
            <w:fldChar w:fldCharType="begin"/>
          </w:r>
          <w:r w:rsidR="00D7529F">
            <w:rPr>
              <w:rFonts w:ascii="Arial" w:hAnsi="Arial" w:cs="Arial"/>
              <w:color w:val="000000" w:themeColor="text1"/>
              <w:sz w:val="24"/>
              <w:szCs w:val="24"/>
            </w:rPr>
            <w:instrText xml:space="preserve"> CITATION Dee22 \l 1033 </w:instrText>
          </w:r>
          <w:r w:rsidR="00D7529F">
            <w:rPr>
              <w:rFonts w:ascii="Arial" w:hAnsi="Arial" w:cs="Arial"/>
              <w:color w:val="000000" w:themeColor="text1"/>
              <w:sz w:val="24"/>
              <w:szCs w:val="24"/>
            </w:rPr>
            <w:fldChar w:fldCharType="separate"/>
          </w:r>
          <w:r w:rsidR="00B801D8">
            <w:rPr>
              <w:rFonts w:ascii="Arial" w:hAnsi="Arial" w:cs="Arial"/>
              <w:noProof/>
              <w:color w:val="000000" w:themeColor="text1"/>
              <w:sz w:val="24"/>
              <w:szCs w:val="24"/>
            </w:rPr>
            <w:t xml:space="preserve"> </w:t>
          </w:r>
          <w:r w:rsidR="00B801D8" w:rsidRPr="00B801D8">
            <w:rPr>
              <w:rFonts w:ascii="Arial" w:hAnsi="Arial" w:cs="Arial"/>
              <w:noProof/>
              <w:color w:val="000000" w:themeColor="text1"/>
              <w:sz w:val="24"/>
              <w:szCs w:val="24"/>
            </w:rPr>
            <w:t>(Corp, 2022)</w:t>
          </w:r>
          <w:r w:rsidR="00D7529F">
            <w:rPr>
              <w:rFonts w:ascii="Arial" w:hAnsi="Arial" w:cs="Arial"/>
              <w:color w:val="000000" w:themeColor="text1"/>
              <w:sz w:val="24"/>
              <w:szCs w:val="24"/>
            </w:rPr>
            <w:fldChar w:fldCharType="end"/>
          </w:r>
        </w:sdtContent>
      </w:sdt>
    </w:p>
    <w:p w14:paraId="7AA461C9" w14:textId="756E1128" w:rsidR="00447DE8" w:rsidRPr="004A0711" w:rsidRDefault="00542414" w:rsidP="00D05292">
      <w:pPr>
        <w:pStyle w:val="ListParagraph"/>
        <w:numPr>
          <w:ilvl w:val="0"/>
          <w:numId w:val="19"/>
        </w:numPr>
        <w:spacing w:line="360" w:lineRule="auto"/>
        <w:jc w:val="both"/>
        <w:rPr>
          <w:rFonts w:ascii="Arial" w:hAnsi="Arial" w:cs="Arial"/>
          <w:color w:val="000000" w:themeColor="text1"/>
          <w:sz w:val="24"/>
          <w:szCs w:val="24"/>
        </w:rPr>
      </w:pPr>
      <w:r w:rsidRPr="004A0711">
        <w:rPr>
          <w:rFonts w:ascii="Arial" w:hAnsi="Arial" w:cs="Arial"/>
          <w:color w:val="202122"/>
          <w:sz w:val="24"/>
          <w:szCs w:val="24"/>
          <w:shd w:val="clear" w:color="auto" w:fill="FFFFFF"/>
        </w:rPr>
        <w:t>P</w:t>
      </w:r>
      <w:r w:rsidR="00447DE8" w:rsidRPr="004A0711">
        <w:rPr>
          <w:rFonts w:ascii="Arial" w:hAnsi="Arial" w:cs="Arial"/>
          <w:color w:val="202122"/>
          <w:sz w:val="24"/>
          <w:szCs w:val="24"/>
          <w:shd w:val="clear" w:color="auto" w:fill="FFFFFF"/>
        </w:rPr>
        <w:t>rogramming languages</w:t>
      </w:r>
      <w:r w:rsidRPr="004A0711">
        <w:rPr>
          <w:rFonts w:ascii="Arial" w:hAnsi="Arial" w:cs="Arial"/>
          <w:color w:val="202122"/>
          <w:sz w:val="24"/>
          <w:szCs w:val="24"/>
          <w:shd w:val="clear" w:color="auto" w:fill="FFFFFF"/>
        </w:rPr>
        <w:t xml:space="preserve"> have various types</w:t>
      </w:r>
      <w:r w:rsidR="00447DE8" w:rsidRPr="004A0711">
        <w:rPr>
          <w:rFonts w:ascii="Arial" w:hAnsi="Arial" w:cs="Arial"/>
          <w:color w:val="202122"/>
          <w:sz w:val="24"/>
          <w:szCs w:val="24"/>
          <w:shd w:val="clear" w:color="auto" w:fill="FFFFFF"/>
        </w:rPr>
        <w:t>. Most programming languages do not follow one type alone, so it is difficult to assign a type for each language. </w:t>
      </w:r>
    </w:p>
    <w:p w14:paraId="1DBE9BF8" w14:textId="77777777" w:rsidR="00CB64F9" w:rsidRPr="00447DE8" w:rsidRDefault="00CB64F9" w:rsidP="00447DE8">
      <w:pPr>
        <w:spacing w:line="360" w:lineRule="auto"/>
        <w:jc w:val="both"/>
        <w:rPr>
          <w:rFonts w:ascii="Arial" w:hAnsi="Arial" w:cs="Arial"/>
          <w:color w:val="000000" w:themeColor="text1"/>
          <w:sz w:val="24"/>
          <w:szCs w:val="24"/>
        </w:rPr>
      </w:pPr>
    </w:p>
    <w:p w14:paraId="77AD60E6" w14:textId="5DA5CBA2" w:rsidR="00CB64F9" w:rsidRPr="00CB64F9" w:rsidRDefault="00CB64F9" w:rsidP="00CB64F9">
      <w:pPr>
        <w:pStyle w:val="ListParagraph"/>
        <w:spacing w:line="360" w:lineRule="auto"/>
        <w:ind w:left="540"/>
        <w:jc w:val="both"/>
        <w:rPr>
          <w:rFonts w:ascii="Arial" w:hAnsi="Arial" w:cs="Arial"/>
          <w:sz w:val="24"/>
          <w:szCs w:val="24"/>
        </w:rPr>
      </w:pPr>
    </w:p>
    <w:p w14:paraId="792895E9" w14:textId="77777777" w:rsidR="003E49AE" w:rsidRPr="009D1E65" w:rsidRDefault="003E49AE" w:rsidP="009D1E65">
      <w:pPr>
        <w:spacing w:line="360" w:lineRule="auto"/>
        <w:jc w:val="both"/>
        <w:rPr>
          <w:rFonts w:ascii="Arial" w:hAnsi="Arial" w:cs="Arial"/>
          <w:sz w:val="24"/>
          <w:szCs w:val="24"/>
        </w:rPr>
      </w:pPr>
    </w:p>
    <w:p w14:paraId="6AB9F65F" w14:textId="61B3A05C" w:rsidR="00B801D8" w:rsidRDefault="00806665" w:rsidP="00B801D8">
      <w:pPr>
        <w:pStyle w:val="Caption"/>
        <w:rPr>
          <w:moveTo w:id="19" w:author="Trần Hoàng Phúc" w:date="2023-09-19T15:47:00Z"/>
          <w:b/>
          <w:bCs/>
          <w:sz w:val="22"/>
          <w:szCs w:val="22"/>
        </w:rPr>
      </w:pPr>
      <w:r>
        <w:rPr>
          <w:noProof/>
        </w:rPr>
        <w:lastRenderedPageBreak/>
        <w:drawing>
          <wp:inline distT="0" distB="0" distL="0" distR="0" wp14:anchorId="682BF8E7" wp14:editId="7685496B">
            <wp:extent cx="5478780" cy="4846320"/>
            <wp:effectExtent l="0" t="0" r="7620" b="0"/>
            <wp:docPr id="3" name="Picture 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ar char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78851" cy="4846383"/>
                    </a:xfrm>
                    <a:prstGeom prst="rect">
                      <a:avLst/>
                    </a:prstGeom>
                    <a:noFill/>
                    <a:ln>
                      <a:noFill/>
                    </a:ln>
                  </pic:spPr>
                </pic:pic>
              </a:graphicData>
            </a:graphic>
          </wp:inline>
        </w:drawing>
      </w:r>
      <w:moveToRangeStart w:id="20" w:author="Trần Hoàng Phúc" w:date="2023-09-19T15:47:00Z" w:name="move146030887"/>
      <w:moveTo w:id="21" w:author="Trần Hoàng Phúc" w:date="2023-09-19T15:47:00Z">
        <w:r w:rsidR="00B801D8">
          <w:rPr>
            <w:b/>
            <w:bCs/>
            <w:sz w:val="22"/>
            <w:szCs w:val="22"/>
          </w:rPr>
          <w:t xml:space="preserve">                                   </w:t>
        </w:r>
        <w:r w:rsidR="00B801D8" w:rsidRPr="00806665">
          <w:rPr>
            <w:b/>
            <w:bCs/>
            <w:sz w:val="22"/>
            <w:szCs w:val="22"/>
          </w:rPr>
          <w:t xml:space="preserve">Figure </w:t>
        </w:r>
        <w:r w:rsidR="00B801D8" w:rsidRPr="00806665">
          <w:rPr>
            <w:b/>
            <w:bCs/>
            <w:sz w:val="22"/>
            <w:szCs w:val="22"/>
          </w:rPr>
          <w:fldChar w:fldCharType="begin"/>
        </w:r>
        <w:r w:rsidR="00B801D8" w:rsidRPr="00806665">
          <w:rPr>
            <w:b/>
            <w:bCs/>
            <w:sz w:val="22"/>
            <w:szCs w:val="22"/>
          </w:rPr>
          <w:instrText xml:space="preserve"> SEQ Figure \* ARABIC </w:instrText>
        </w:r>
        <w:r w:rsidR="00B801D8" w:rsidRPr="00806665">
          <w:rPr>
            <w:b/>
            <w:bCs/>
            <w:sz w:val="22"/>
            <w:szCs w:val="22"/>
          </w:rPr>
          <w:fldChar w:fldCharType="separate"/>
        </w:r>
        <w:r w:rsidR="00B801D8">
          <w:rPr>
            <w:b/>
            <w:bCs/>
            <w:noProof/>
            <w:sz w:val="22"/>
            <w:szCs w:val="22"/>
          </w:rPr>
          <w:t>1</w:t>
        </w:r>
        <w:r w:rsidR="00B801D8" w:rsidRPr="00806665">
          <w:rPr>
            <w:b/>
            <w:bCs/>
            <w:sz w:val="22"/>
            <w:szCs w:val="22"/>
          </w:rPr>
          <w:fldChar w:fldCharType="end"/>
        </w:r>
        <w:r w:rsidR="00B801D8">
          <w:rPr>
            <w:b/>
            <w:bCs/>
            <w:sz w:val="22"/>
            <w:szCs w:val="22"/>
          </w:rPr>
          <w:t xml:space="preserve">: </w:t>
        </w:r>
        <w:r w:rsidR="00B801D8" w:rsidRPr="00806665">
          <w:rPr>
            <w:b/>
            <w:bCs/>
            <w:sz w:val="22"/>
            <w:szCs w:val="22"/>
          </w:rPr>
          <w:t>Most in-demand programming languages of 2022</w:t>
        </w:r>
      </w:moveTo>
      <w:ins w:id="22" w:author="Trần Hoàng Phúc" w:date="2023-09-19T15:48:00Z">
        <w:r w:rsidR="00B801D8">
          <w:rPr>
            <w:b/>
            <w:bCs/>
            <w:sz w:val="22"/>
            <w:szCs w:val="22"/>
          </w:rPr>
          <w:t xml:space="preserve"> </w:t>
        </w:r>
      </w:ins>
    </w:p>
    <w:moveToRangeEnd w:id="20"/>
    <w:p w14:paraId="02C9E3AE" w14:textId="7B2D9A90" w:rsidR="00C7594B" w:rsidRDefault="00C7594B" w:rsidP="009D1E65">
      <w:pPr>
        <w:tabs>
          <w:tab w:val="left" w:pos="6540"/>
        </w:tabs>
        <w:spacing w:line="360" w:lineRule="auto"/>
        <w:jc w:val="both"/>
        <w:rPr>
          <w:noProof/>
        </w:rPr>
      </w:pPr>
    </w:p>
    <w:p w14:paraId="0543D2E8" w14:textId="643F47FF" w:rsidR="00806665" w:rsidDel="00B801D8" w:rsidRDefault="00806665" w:rsidP="00806665">
      <w:pPr>
        <w:pStyle w:val="Caption"/>
        <w:rPr>
          <w:moveFrom w:id="23" w:author="Trần Hoàng Phúc" w:date="2023-09-19T15:47:00Z"/>
          <w:b/>
          <w:bCs/>
          <w:sz w:val="22"/>
          <w:szCs w:val="22"/>
        </w:rPr>
      </w:pPr>
      <w:moveFromRangeStart w:id="24" w:author="Trần Hoàng Phúc" w:date="2023-09-19T15:47:00Z" w:name="move146030887"/>
      <w:moveFrom w:id="25" w:author="Trần Hoàng Phúc" w:date="2023-09-19T15:47:00Z">
        <w:r w:rsidDel="00B801D8">
          <w:rPr>
            <w:b/>
            <w:bCs/>
            <w:sz w:val="22"/>
            <w:szCs w:val="22"/>
          </w:rPr>
          <w:t xml:space="preserve">                                   </w:t>
        </w:r>
        <w:r w:rsidRPr="00806665" w:rsidDel="00B801D8">
          <w:rPr>
            <w:b/>
            <w:bCs/>
            <w:sz w:val="22"/>
            <w:szCs w:val="22"/>
          </w:rPr>
          <w:t xml:space="preserve">Figure </w:t>
        </w:r>
        <w:r w:rsidRPr="00806665" w:rsidDel="00B801D8">
          <w:rPr>
            <w:b/>
            <w:bCs/>
            <w:sz w:val="22"/>
            <w:szCs w:val="22"/>
          </w:rPr>
          <w:fldChar w:fldCharType="begin"/>
        </w:r>
        <w:r w:rsidRPr="00806665" w:rsidDel="00B801D8">
          <w:rPr>
            <w:b/>
            <w:bCs/>
            <w:sz w:val="22"/>
            <w:szCs w:val="22"/>
          </w:rPr>
          <w:instrText xml:space="preserve"> SEQ Figure \* ARABIC </w:instrText>
        </w:r>
        <w:r w:rsidRPr="00806665" w:rsidDel="00B801D8">
          <w:rPr>
            <w:b/>
            <w:bCs/>
            <w:sz w:val="22"/>
            <w:szCs w:val="22"/>
          </w:rPr>
          <w:fldChar w:fldCharType="separate"/>
        </w:r>
        <w:r w:rsidR="00E845CE" w:rsidDel="00B801D8">
          <w:rPr>
            <w:b/>
            <w:bCs/>
            <w:noProof/>
            <w:sz w:val="22"/>
            <w:szCs w:val="22"/>
          </w:rPr>
          <w:t>1</w:t>
        </w:r>
        <w:r w:rsidRPr="00806665" w:rsidDel="00B801D8">
          <w:rPr>
            <w:b/>
            <w:bCs/>
            <w:sz w:val="22"/>
            <w:szCs w:val="22"/>
          </w:rPr>
          <w:fldChar w:fldCharType="end"/>
        </w:r>
        <w:r w:rsidR="006B0FFD" w:rsidDel="00B801D8">
          <w:rPr>
            <w:b/>
            <w:bCs/>
            <w:sz w:val="22"/>
            <w:szCs w:val="22"/>
          </w:rPr>
          <w:t xml:space="preserve">: </w:t>
        </w:r>
        <w:r w:rsidRPr="00806665" w:rsidDel="00B801D8">
          <w:rPr>
            <w:b/>
            <w:bCs/>
            <w:sz w:val="22"/>
            <w:szCs w:val="22"/>
          </w:rPr>
          <w:t>Most in-demand programming languages of 2022</w:t>
        </w:r>
      </w:moveFrom>
    </w:p>
    <w:p w14:paraId="4DD2E59F" w14:textId="7EBB557C" w:rsidR="00C16E27" w:rsidRPr="00A02D69" w:rsidRDefault="00980A58" w:rsidP="0027651A">
      <w:pPr>
        <w:pStyle w:val="Heading1"/>
      </w:pPr>
      <w:bookmarkStart w:id="26" w:name="_Toc109720046"/>
      <w:moveFromRangeEnd w:id="24"/>
      <w:r>
        <w:t xml:space="preserve">2.1 </w:t>
      </w:r>
      <w:r w:rsidR="0027651A" w:rsidRPr="00A02D69">
        <w:t>C LANGUAGE</w:t>
      </w:r>
      <w:bookmarkEnd w:id="26"/>
    </w:p>
    <w:p w14:paraId="4B822BB4" w14:textId="3DCA2059" w:rsidR="003B6D6D" w:rsidRPr="003B6D6D" w:rsidRDefault="003B6D6D" w:rsidP="003B6D6D">
      <w:pPr>
        <w:pStyle w:val="NormalWeb"/>
        <w:numPr>
          <w:ilvl w:val="0"/>
          <w:numId w:val="16"/>
        </w:numPr>
        <w:shd w:val="clear" w:color="auto" w:fill="FFFFFF"/>
        <w:spacing w:before="120" w:beforeAutospacing="0" w:after="144" w:afterAutospacing="0" w:line="360" w:lineRule="auto"/>
        <w:jc w:val="both"/>
        <w:rPr>
          <w:rFonts w:ascii="Arial" w:hAnsi="Arial" w:cs="Arial"/>
          <w:color w:val="000000"/>
        </w:rPr>
      </w:pPr>
      <w:r w:rsidRPr="003B6D6D">
        <w:rPr>
          <w:rFonts w:ascii="Arial" w:hAnsi="Arial" w:cs="Arial"/>
          <w:color w:val="000000"/>
        </w:rPr>
        <w:t>C is a general-purpose high-level language that was originally developed by Dennis Ritchie for the Unix operating system.</w:t>
      </w:r>
      <w:r w:rsidRPr="003B6D6D">
        <w:rPr>
          <w:rFonts w:ascii="Nunito" w:hAnsi="Nunito"/>
          <w:color w:val="000000"/>
        </w:rPr>
        <w:t xml:space="preserve"> </w:t>
      </w:r>
      <w:r w:rsidRPr="003B6D6D">
        <w:rPr>
          <w:rFonts w:ascii="Arial" w:hAnsi="Arial" w:cs="Arial"/>
          <w:color w:val="000000"/>
        </w:rPr>
        <w:t xml:space="preserve">C is a successor of </w:t>
      </w:r>
      <w:r>
        <w:rPr>
          <w:rFonts w:ascii="Arial" w:hAnsi="Arial" w:cs="Arial"/>
          <w:color w:val="000000"/>
        </w:rPr>
        <w:t xml:space="preserve">the </w:t>
      </w:r>
      <w:r w:rsidRPr="003B6D6D">
        <w:rPr>
          <w:rFonts w:ascii="Arial" w:hAnsi="Arial" w:cs="Arial"/>
          <w:color w:val="000000"/>
        </w:rPr>
        <w:t>B language which was introduced around 1970</w:t>
      </w:r>
      <w:r>
        <w:rPr>
          <w:rFonts w:ascii="Arial" w:hAnsi="Arial" w:cs="Arial"/>
          <w:color w:val="000000"/>
        </w:rPr>
        <w:t xml:space="preserve">. </w:t>
      </w:r>
      <w:r w:rsidRPr="003B6D6D">
        <w:rPr>
          <w:rFonts w:ascii="Arial" w:hAnsi="Arial" w:cs="Arial"/>
          <w:color w:val="000000"/>
        </w:rPr>
        <w:t>The language was formalized in 1988 by the American National Standard Institute (ANSI)</w:t>
      </w:r>
      <w:sdt>
        <w:sdtPr>
          <w:rPr>
            <w:rFonts w:ascii="Arial" w:hAnsi="Arial" w:cs="Arial"/>
            <w:color w:val="000000"/>
          </w:rPr>
          <w:id w:val="-134112758"/>
          <w:citation/>
        </w:sdtPr>
        <w:sdtContent>
          <w:r w:rsidR="00862AC7">
            <w:rPr>
              <w:rFonts w:ascii="Arial" w:hAnsi="Arial" w:cs="Arial"/>
              <w:color w:val="000000"/>
            </w:rPr>
            <w:fldChar w:fldCharType="begin"/>
          </w:r>
          <w:r w:rsidR="00862AC7">
            <w:rPr>
              <w:rFonts w:ascii="Arial" w:hAnsi="Arial" w:cs="Arial"/>
              <w:color w:val="000000"/>
            </w:rPr>
            <w:instrText xml:space="preserve"> CITATION Tut22 \l 1033 </w:instrText>
          </w:r>
          <w:r w:rsidR="00862AC7">
            <w:rPr>
              <w:rFonts w:ascii="Arial" w:hAnsi="Arial" w:cs="Arial"/>
              <w:color w:val="000000"/>
            </w:rPr>
            <w:fldChar w:fldCharType="separate"/>
          </w:r>
          <w:r w:rsidR="00B801D8">
            <w:rPr>
              <w:rFonts w:ascii="Arial" w:hAnsi="Arial" w:cs="Arial"/>
              <w:noProof/>
              <w:color w:val="000000"/>
            </w:rPr>
            <w:t xml:space="preserve"> </w:t>
          </w:r>
          <w:r w:rsidR="00B801D8" w:rsidRPr="00B801D8">
            <w:rPr>
              <w:rFonts w:ascii="Arial" w:hAnsi="Arial" w:cs="Arial"/>
              <w:noProof/>
              <w:color w:val="000000"/>
            </w:rPr>
            <w:t>(Tutorials, 2022)</w:t>
          </w:r>
          <w:r w:rsidR="00862AC7">
            <w:rPr>
              <w:rFonts w:ascii="Arial" w:hAnsi="Arial" w:cs="Arial"/>
              <w:color w:val="000000"/>
            </w:rPr>
            <w:fldChar w:fldCharType="end"/>
          </w:r>
        </w:sdtContent>
      </w:sdt>
      <w:r w:rsidR="00862AC7">
        <w:rPr>
          <w:rFonts w:ascii="Arial" w:hAnsi="Arial" w:cs="Arial"/>
          <w:color w:val="000000"/>
        </w:rPr>
        <w:t>.</w:t>
      </w:r>
    </w:p>
    <w:p w14:paraId="486E89B8" w14:textId="6424ECA4" w:rsidR="003B6D6D" w:rsidRDefault="003B6D6D" w:rsidP="000C6AE7">
      <w:pPr>
        <w:pStyle w:val="NormalWeb"/>
        <w:numPr>
          <w:ilvl w:val="0"/>
          <w:numId w:val="16"/>
        </w:numPr>
        <w:shd w:val="clear" w:color="auto" w:fill="FFFFFF"/>
        <w:spacing w:before="120" w:beforeAutospacing="0" w:after="144" w:afterAutospacing="0" w:line="360" w:lineRule="auto"/>
        <w:jc w:val="both"/>
        <w:rPr>
          <w:rFonts w:ascii="Arial" w:hAnsi="Arial" w:cs="Arial"/>
          <w:color w:val="000000"/>
        </w:rPr>
      </w:pPr>
      <w:r w:rsidRPr="003B6D6D">
        <w:rPr>
          <w:rFonts w:ascii="Arial" w:hAnsi="Arial" w:cs="Arial"/>
          <w:color w:val="000000"/>
        </w:rPr>
        <w:t xml:space="preserve">It was first implemented on the Digital </w:t>
      </w:r>
      <w:r>
        <w:rPr>
          <w:rFonts w:ascii="Arial" w:hAnsi="Arial" w:cs="Arial"/>
          <w:color w:val="000000"/>
        </w:rPr>
        <w:t>Equipment</w:t>
      </w:r>
      <w:r w:rsidRPr="003B6D6D">
        <w:rPr>
          <w:rFonts w:ascii="Arial" w:hAnsi="Arial" w:cs="Arial"/>
          <w:color w:val="000000"/>
        </w:rPr>
        <w:t xml:space="preserve"> Corporation PDP-11 computer in 1972.</w:t>
      </w:r>
      <w:r>
        <w:rPr>
          <w:rFonts w:ascii="Arial" w:hAnsi="Arial" w:cs="Arial"/>
          <w:color w:val="000000"/>
        </w:rPr>
        <w:t xml:space="preserve"> </w:t>
      </w:r>
      <w:r w:rsidRPr="003B6D6D">
        <w:rPr>
          <w:rFonts w:ascii="Arial" w:hAnsi="Arial" w:cs="Arial"/>
          <w:color w:val="000000"/>
        </w:rPr>
        <w:t xml:space="preserve">The Unix operating system and virtually all Unix applications are written </w:t>
      </w:r>
      <w:r w:rsidRPr="003B6D6D">
        <w:rPr>
          <w:rFonts w:ascii="Arial" w:hAnsi="Arial" w:cs="Arial"/>
          <w:color w:val="000000"/>
        </w:rPr>
        <w:lastRenderedPageBreak/>
        <w:t xml:space="preserve">in the C language. C has now become a widely used professional language for </w:t>
      </w:r>
      <w:r w:rsidR="001304B2" w:rsidRPr="003B6D6D">
        <w:rPr>
          <w:rFonts w:ascii="Arial" w:hAnsi="Arial" w:cs="Arial"/>
          <w:color w:val="000000"/>
        </w:rPr>
        <w:t>several reasons</w:t>
      </w:r>
      <w:sdt>
        <w:sdtPr>
          <w:rPr>
            <w:rFonts w:ascii="Arial" w:hAnsi="Arial" w:cs="Arial"/>
            <w:color w:val="000000"/>
          </w:rPr>
          <w:id w:val="1384825686"/>
          <w:citation/>
        </w:sdtPr>
        <w:sdtContent>
          <w:r w:rsidR="00862AC7">
            <w:rPr>
              <w:rFonts w:ascii="Arial" w:hAnsi="Arial" w:cs="Arial"/>
              <w:color w:val="000000"/>
            </w:rPr>
            <w:fldChar w:fldCharType="begin"/>
          </w:r>
          <w:r w:rsidR="00862AC7">
            <w:rPr>
              <w:rFonts w:ascii="Arial" w:hAnsi="Arial" w:cs="Arial"/>
              <w:color w:val="000000"/>
            </w:rPr>
            <w:instrText xml:space="preserve"> CITATION Tut22 \l 1033 </w:instrText>
          </w:r>
          <w:r w:rsidR="00862AC7">
            <w:rPr>
              <w:rFonts w:ascii="Arial" w:hAnsi="Arial" w:cs="Arial"/>
              <w:color w:val="000000"/>
            </w:rPr>
            <w:fldChar w:fldCharType="separate"/>
          </w:r>
          <w:r w:rsidR="00B801D8">
            <w:rPr>
              <w:rFonts w:ascii="Arial" w:hAnsi="Arial" w:cs="Arial"/>
              <w:noProof/>
              <w:color w:val="000000"/>
            </w:rPr>
            <w:t xml:space="preserve"> </w:t>
          </w:r>
          <w:r w:rsidR="00B801D8" w:rsidRPr="00B801D8">
            <w:rPr>
              <w:rFonts w:ascii="Arial" w:hAnsi="Arial" w:cs="Arial"/>
              <w:noProof/>
              <w:color w:val="000000"/>
            </w:rPr>
            <w:t>(Tutorials, 2022)</w:t>
          </w:r>
          <w:r w:rsidR="00862AC7">
            <w:rPr>
              <w:rFonts w:ascii="Arial" w:hAnsi="Arial" w:cs="Arial"/>
              <w:color w:val="000000"/>
            </w:rPr>
            <w:fldChar w:fldCharType="end"/>
          </w:r>
        </w:sdtContent>
      </w:sdt>
      <w:r w:rsidRPr="003B6D6D">
        <w:rPr>
          <w:rFonts w:ascii="Arial" w:hAnsi="Arial" w:cs="Arial"/>
          <w:color w:val="000000"/>
        </w:rPr>
        <w:t>.</w:t>
      </w:r>
    </w:p>
    <w:p w14:paraId="57BD5518" w14:textId="6C45E0E9" w:rsidR="000C6AE7" w:rsidRPr="000C6AE7" w:rsidRDefault="000C6AE7" w:rsidP="000C6AE7">
      <w:pPr>
        <w:pStyle w:val="NormalWeb"/>
        <w:numPr>
          <w:ilvl w:val="0"/>
          <w:numId w:val="16"/>
        </w:numPr>
        <w:shd w:val="clear" w:color="auto" w:fill="FFFFFF"/>
        <w:spacing w:before="120" w:beforeAutospacing="0" w:after="144" w:afterAutospacing="0" w:line="360" w:lineRule="auto"/>
        <w:jc w:val="both"/>
        <w:rPr>
          <w:rFonts w:ascii="Arial" w:hAnsi="Arial" w:cs="Arial"/>
          <w:color w:val="000000"/>
        </w:rPr>
      </w:pPr>
      <w:r w:rsidRPr="000C6AE7">
        <w:rPr>
          <w:rFonts w:ascii="Arial" w:hAnsi="Arial" w:cs="Arial"/>
          <w:color w:val="444242"/>
          <w:shd w:val="clear" w:color="auto" w:fill="FFFFFF"/>
        </w:rPr>
        <w:t xml:space="preserve">The code written in C language is simple and execution efficient. As a result, the development of various languages has been influenced by </w:t>
      </w:r>
      <w:r>
        <w:rPr>
          <w:rFonts w:ascii="Arial" w:hAnsi="Arial" w:cs="Arial"/>
          <w:color w:val="444242"/>
          <w:shd w:val="clear" w:color="auto" w:fill="FFFFFF"/>
        </w:rPr>
        <w:t xml:space="preserve">the </w:t>
      </w:r>
      <w:r w:rsidRPr="000C6AE7">
        <w:rPr>
          <w:rFonts w:ascii="Arial" w:hAnsi="Arial" w:cs="Arial"/>
          <w:color w:val="444242"/>
          <w:shd w:val="clear" w:color="auto" w:fill="FFFFFF"/>
        </w:rPr>
        <w:t>C language. These languages are C++ (also known as C with classes), C#, Python, Java, JavaScript, Perl, PHP, Verilog, D, Limbo</w:t>
      </w:r>
      <w:r>
        <w:rPr>
          <w:rFonts w:ascii="Arial" w:hAnsi="Arial" w:cs="Arial"/>
          <w:color w:val="444242"/>
          <w:shd w:val="clear" w:color="auto" w:fill="FFFFFF"/>
        </w:rPr>
        <w:t>,</w:t>
      </w:r>
      <w:r w:rsidRPr="000C6AE7">
        <w:rPr>
          <w:rFonts w:ascii="Arial" w:hAnsi="Arial" w:cs="Arial"/>
          <w:color w:val="444242"/>
          <w:shd w:val="clear" w:color="auto" w:fill="FFFFFF"/>
        </w:rPr>
        <w:t xml:space="preserve"> and C shell of Unix</w:t>
      </w:r>
      <w:r>
        <w:rPr>
          <w:rFonts w:ascii="Arial" w:hAnsi="Arial" w:cs="Arial"/>
          <w:color w:val="444242"/>
          <w:shd w:val="clear" w:color="auto" w:fill="FFFFFF"/>
        </w:rPr>
        <w:t>,</w:t>
      </w:r>
      <w:r w:rsidRPr="000C6AE7">
        <w:rPr>
          <w:rFonts w:ascii="Arial" w:hAnsi="Arial" w:cs="Arial"/>
          <w:color w:val="444242"/>
          <w:shd w:val="clear" w:color="auto" w:fill="FFFFFF"/>
        </w:rPr>
        <w:t xml:space="preserve"> etc. Every language uses C language in variable capacity. For example, Python uses C for creating standard libraries, whereas the syntaxes and control structures of languages like C++, PHP</w:t>
      </w:r>
      <w:r>
        <w:rPr>
          <w:rFonts w:ascii="Arial" w:hAnsi="Arial" w:cs="Arial"/>
          <w:color w:val="444242"/>
          <w:shd w:val="clear" w:color="auto" w:fill="FFFFFF"/>
        </w:rPr>
        <w:t>,</w:t>
      </w:r>
      <w:r w:rsidRPr="000C6AE7">
        <w:rPr>
          <w:rFonts w:ascii="Arial" w:hAnsi="Arial" w:cs="Arial"/>
          <w:color w:val="444242"/>
          <w:shd w:val="clear" w:color="auto" w:fill="FFFFFF"/>
        </w:rPr>
        <w:t xml:space="preserve"> and Perl are based on C</w:t>
      </w:r>
      <w:sdt>
        <w:sdtPr>
          <w:rPr>
            <w:rFonts w:ascii="Arial" w:hAnsi="Arial" w:cs="Arial"/>
            <w:color w:val="444242"/>
            <w:shd w:val="clear" w:color="auto" w:fill="FFFFFF"/>
          </w:rPr>
          <w:id w:val="232522515"/>
          <w:citation/>
        </w:sdtPr>
        <w:sdtContent>
          <w:r w:rsidR="00862AC7">
            <w:rPr>
              <w:rFonts w:ascii="Arial" w:hAnsi="Arial" w:cs="Arial"/>
              <w:color w:val="444242"/>
              <w:shd w:val="clear" w:color="auto" w:fill="FFFFFF"/>
            </w:rPr>
            <w:fldChar w:fldCharType="begin"/>
          </w:r>
          <w:r w:rsidR="00862AC7">
            <w:rPr>
              <w:rFonts w:ascii="Arial" w:hAnsi="Arial" w:cs="Arial"/>
              <w:color w:val="444242"/>
              <w:shd w:val="clear" w:color="auto" w:fill="FFFFFF"/>
            </w:rPr>
            <w:instrText xml:space="preserve"> CITATION Tut22 \l 1033 </w:instrText>
          </w:r>
          <w:r w:rsidR="00862AC7">
            <w:rPr>
              <w:rFonts w:ascii="Arial" w:hAnsi="Arial" w:cs="Arial"/>
              <w:color w:val="444242"/>
              <w:shd w:val="clear" w:color="auto" w:fill="FFFFFF"/>
            </w:rPr>
            <w:fldChar w:fldCharType="separate"/>
          </w:r>
          <w:r w:rsidR="00B801D8">
            <w:rPr>
              <w:rFonts w:ascii="Arial" w:hAnsi="Arial" w:cs="Arial"/>
              <w:noProof/>
              <w:color w:val="444242"/>
              <w:shd w:val="clear" w:color="auto" w:fill="FFFFFF"/>
            </w:rPr>
            <w:t xml:space="preserve"> </w:t>
          </w:r>
          <w:r w:rsidR="00B801D8" w:rsidRPr="00B801D8">
            <w:rPr>
              <w:rFonts w:ascii="Arial" w:hAnsi="Arial" w:cs="Arial"/>
              <w:noProof/>
              <w:color w:val="444242"/>
              <w:shd w:val="clear" w:color="auto" w:fill="FFFFFF"/>
            </w:rPr>
            <w:t>(Tutorials, 2022)</w:t>
          </w:r>
          <w:r w:rsidR="00862AC7">
            <w:rPr>
              <w:rFonts w:ascii="Arial" w:hAnsi="Arial" w:cs="Arial"/>
              <w:color w:val="444242"/>
              <w:shd w:val="clear" w:color="auto" w:fill="FFFFFF"/>
            </w:rPr>
            <w:fldChar w:fldCharType="end"/>
          </w:r>
        </w:sdtContent>
      </w:sdt>
      <w:r w:rsidRPr="000C6AE7">
        <w:rPr>
          <w:rFonts w:ascii="Arial" w:hAnsi="Arial" w:cs="Arial"/>
          <w:color w:val="444242"/>
          <w:shd w:val="clear" w:color="auto" w:fill="FFFFFF"/>
        </w:rPr>
        <w:t>.</w:t>
      </w:r>
    </w:p>
    <w:p w14:paraId="15D8C25D" w14:textId="77777777" w:rsidR="00740CD9" w:rsidRDefault="006B0FFD" w:rsidP="00740CD9">
      <w:pPr>
        <w:pStyle w:val="Caption"/>
        <w:jc w:val="center"/>
        <w:rPr>
          <w:b/>
          <w:bCs/>
          <w:sz w:val="22"/>
          <w:szCs w:val="22"/>
        </w:rPr>
      </w:pPr>
      <w:r>
        <w:rPr>
          <w:noProof/>
        </w:rPr>
        <w:drawing>
          <wp:inline distT="0" distB="0" distL="0" distR="0" wp14:anchorId="3EF3D679" wp14:editId="5FCD86C7">
            <wp:extent cx="4706631" cy="3299167"/>
            <wp:effectExtent l="0" t="0" r="0" b="0"/>
            <wp:docPr id="5" name="Picture 5" descr="C Language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 Language Featur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30863" cy="3316153"/>
                    </a:xfrm>
                    <a:prstGeom prst="rect">
                      <a:avLst/>
                    </a:prstGeom>
                    <a:noFill/>
                    <a:ln>
                      <a:noFill/>
                    </a:ln>
                  </pic:spPr>
                </pic:pic>
              </a:graphicData>
            </a:graphic>
          </wp:inline>
        </w:drawing>
      </w:r>
    </w:p>
    <w:p w14:paraId="76B276AA" w14:textId="791099E8" w:rsidR="008F7F33" w:rsidRPr="00AA1DE6" w:rsidRDefault="006B0FFD" w:rsidP="00AA1DE6">
      <w:pPr>
        <w:pStyle w:val="Caption"/>
        <w:jc w:val="center"/>
        <w:rPr>
          <w:b/>
          <w:bCs/>
          <w:sz w:val="22"/>
          <w:szCs w:val="22"/>
        </w:rPr>
      </w:pPr>
      <w:r w:rsidRPr="006B0FFD">
        <w:rPr>
          <w:b/>
          <w:bCs/>
          <w:sz w:val="22"/>
          <w:szCs w:val="22"/>
        </w:rPr>
        <w:t xml:space="preserve">Figure </w:t>
      </w:r>
      <w:r w:rsidRPr="006B0FFD">
        <w:rPr>
          <w:b/>
          <w:bCs/>
          <w:sz w:val="22"/>
          <w:szCs w:val="22"/>
        </w:rPr>
        <w:fldChar w:fldCharType="begin"/>
      </w:r>
      <w:r w:rsidRPr="006B0FFD">
        <w:rPr>
          <w:b/>
          <w:bCs/>
          <w:sz w:val="22"/>
          <w:szCs w:val="22"/>
        </w:rPr>
        <w:instrText xml:space="preserve"> SEQ Figure \* ARABIC </w:instrText>
      </w:r>
      <w:r w:rsidRPr="006B0FFD">
        <w:rPr>
          <w:b/>
          <w:bCs/>
          <w:sz w:val="22"/>
          <w:szCs w:val="22"/>
        </w:rPr>
        <w:fldChar w:fldCharType="separate"/>
      </w:r>
      <w:r w:rsidR="00E845CE">
        <w:rPr>
          <w:b/>
          <w:bCs/>
          <w:noProof/>
          <w:sz w:val="22"/>
          <w:szCs w:val="22"/>
        </w:rPr>
        <w:t>2</w:t>
      </w:r>
      <w:r w:rsidRPr="006B0FFD">
        <w:rPr>
          <w:b/>
          <w:bCs/>
          <w:sz w:val="22"/>
          <w:szCs w:val="22"/>
        </w:rPr>
        <w:fldChar w:fldCharType="end"/>
      </w:r>
      <w:r w:rsidRPr="006B0FFD">
        <w:rPr>
          <w:b/>
          <w:bCs/>
          <w:sz w:val="22"/>
          <w:szCs w:val="22"/>
        </w:rPr>
        <w:t>: C Language features</w:t>
      </w:r>
    </w:p>
    <w:p w14:paraId="7E1DE2C6" w14:textId="0B5490BC" w:rsidR="006B0FFD" w:rsidRPr="00DD7646" w:rsidRDefault="006B0FFD" w:rsidP="00DD7646">
      <w:pPr>
        <w:pStyle w:val="Heading1"/>
        <w:numPr>
          <w:ilvl w:val="0"/>
          <w:numId w:val="21"/>
        </w:numPr>
      </w:pPr>
      <w:bookmarkStart w:id="27" w:name="_Toc109720047"/>
      <w:r w:rsidRPr="00DD7646">
        <w:t xml:space="preserve">PROCEDURAL PROGRAMMING </w:t>
      </w:r>
      <w:r w:rsidR="001963B3" w:rsidRPr="00DD7646">
        <w:t>(P1)</w:t>
      </w:r>
      <w:bookmarkEnd w:id="27"/>
    </w:p>
    <w:p w14:paraId="0840602C" w14:textId="0EFBBE11" w:rsidR="001963B3" w:rsidRPr="008F7F33" w:rsidRDefault="001963B3" w:rsidP="001963B3">
      <w:pPr>
        <w:pStyle w:val="Heading1"/>
        <w:numPr>
          <w:ilvl w:val="1"/>
          <w:numId w:val="21"/>
        </w:numPr>
        <w:rPr>
          <w:sz w:val="28"/>
          <w:szCs w:val="28"/>
        </w:rPr>
      </w:pPr>
      <w:bookmarkStart w:id="28" w:name="_Toc109720048"/>
      <w:r w:rsidRPr="008F7F33">
        <w:rPr>
          <w:sz w:val="28"/>
          <w:szCs w:val="28"/>
        </w:rPr>
        <w:t>PROCEDURAL PROGRAMMING LANGUAGE (P1)</w:t>
      </w:r>
      <w:bookmarkEnd w:id="28"/>
    </w:p>
    <w:p w14:paraId="50CAE1E1" w14:textId="0A933EE2" w:rsidR="00EC3ECD" w:rsidRDefault="00EC3ECD" w:rsidP="00EC3ECD">
      <w:pPr>
        <w:pStyle w:val="ListParagraph"/>
        <w:numPr>
          <w:ilvl w:val="0"/>
          <w:numId w:val="16"/>
        </w:numPr>
        <w:shd w:val="clear" w:color="auto" w:fill="FFFFFF"/>
        <w:spacing w:after="150" w:line="360" w:lineRule="auto"/>
        <w:jc w:val="both"/>
        <w:rPr>
          <w:rFonts w:ascii="Arial" w:hAnsi="Arial" w:cs="Arial"/>
          <w:color w:val="000000" w:themeColor="text1"/>
          <w:sz w:val="24"/>
          <w:szCs w:val="24"/>
        </w:rPr>
      </w:pPr>
      <w:r w:rsidRPr="00EC3ECD">
        <w:rPr>
          <w:rFonts w:ascii="Arial" w:hAnsi="Arial" w:cs="Arial"/>
          <w:color w:val="000000" w:themeColor="text1"/>
          <w:sz w:val="24"/>
          <w:szCs w:val="24"/>
        </w:rPr>
        <w:t xml:space="preserve">Procedural programming is a method of programming which has </w:t>
      </w:r>
      <w:r w:rsidR="00D135A8">
        <w:rPr>
          <w:rFonts w:ascii="Arial" w:hAnsi="Arial" w:cs="Arial"/>
          <w:color w:val="000000" w:themeColor="text1"/>
          <w:sz w:val="24"/>
          <w:szCs w:val="24"/>
        </w:rPr>
        <w:t>the</w:t>
      </w:r>
      <w:r w:rsidRPr="00EC3ECD">
        <w:rPr>
          <w:rFonts w:ascii="Arial" w:hAnsi="Arial" w:cs="Arial"/>
          <w:color w:val="000000" w:themeColor="text1"/>
          <w:sz w:val="24"/>
          <w:szCs w:val="24"/>
        </w:rPr>
        <w:t xml:space="preserve"> support of splitting the functionalities into several procedures. In procedural programming, a large program is broken down into smaller manageable parts called procedures or functions. Here, priority is given </w:t>
      </w:r>
      <w:proofErr w:type="gramStart"/>
      <w:r w:rsidR="00D135A8">
        <w:rPr>
          <w:rFonts w:ascii="Arial" w:hAnsi="Arial" w:cs="Arial"/>
          <w:color w:val="000000" w:themeColor="text1"/>
          <w:sz w:val="24"/>
          <w:szCs w:val="24"/>
        </w:rPr>
        <w:t>on</w:t>
      </w:r>
      <w:proofErr w:type="gramEnd"/>
      <w:r w:rsidRPr="00EC3ECD">
        <w:rPr>
          <w:rFonts w:ascii="Arial" w:hAnsi="Arial" w:cs="Arial"/>
          <w:color w:val="000000" w:themeColor="text1"/>
          <w:sz w:val="24"/>
          <w:szCs w:val="24"/>
        </w:rPr>
        <w:t xml:space="preserve"> functions rather than data. In a procedural </w:t>
      </w:r>
      <w:r w:rsidRPr="00EC3ECD">
        <w:rPr>
          <w:rFonts w:ascii="Arial" w:hAnsi="Arial" w:cs="Arial"/>
          <w:color w:val="000000" w:themeColor="text1"/>
          <w:sz w:val="24"/>
          <w:szCs w:val="24"/>
        </w:rPr>
        <w:lastRenderedPageBreak/>
        <w:t xml:space="preserve">programming language, a program </w:t>
      </w:r>
      <w:r w:rsidR="001304B2" w:rsidRPr="00EC3ECD">
        <w:rPr>
          <w:rFonts w:ascii="Arial" w:hAnsi="Arial" w:cs="Arial"/>
          <w:color w:val="000000" w:themeColor="text1"/>
          <w:sz w:val="24"/>
          <w:szCs w:val="24"/>
        </w:rPr>
        <w:t>consists</w:t>
      </w:r>
      <w:r w:rsidRPr="00EC3ECD">
        <w:rPr>
          <w:rFonts w:ascii="Arial" w:hAnsi="Arial" w:cs="Arial"/>
          <w:color w:val="000000" w:themeColor="text1"/>
          <w:sz w:val="24"/>
          <w:szCs w:val="24"/>
        </w:rPr>
        <w:t xml:space="preserve"> of a sequence of instructions each of which tells the computer to do something such as reading inputs from the user, doing the necessary calculation, displaying output</w:t>
      </w:r>
      <w:sdt>
        <w:sdtPr>
          <w:rPr>
            <w:rFonts w:ascii="Arial" w:hAnsi="Arial" w:cs="Arial"/>
            <w:color w:val="000000" w:themeColor="text1"/>
            <w:sz w:val="24"/>
            <w:szCs w:val="24"/>
          </w:rPr>
          <w:id w:val="-277790421"/>
          <w:citation/>
        </w:sdtPr>
        <w:sdtContent>
          <w:r w:rsidR="00D7529F">
            <w:rPr>
              <w:rFonts w:ascii="Arial" w:hAnsi="Arial" w:cs="Arial"/>
              <w:color w:val="000000" w:themeColor="text1"/>
              <w:sz w:val="24"/>
              <w:szCs w:val="24"/>
            </w:rPr>
            <w:fldChar w:fldCharType="begin"/>
          </w:r>
          <w:r w:rsidR="00D7529F">
            <w:rPr>
              <w:rFonts w:ascii="Arial" w:hAnsi="Arial" w:cs="Arial"/>
              <w:color w:val="000000" w:themeColor="text1"/>
              <w:sz w:val="24"/>
              <w:szCs w:val="24"/>
            </w:rPr>
            <w:instrText xml:space="preserve">CITATION Dee22 \p 7 \l 1033 </w:instrText>
          </w:r>
          <w:r w:rsidR="00D7529F">
            <w:rPr>
              <w:rFonts w:ascii="Arial" w:hAnsi="Arial" w:cs="Arial"/>
              <w:color w:val="000000" w:themeColor="text1"/>
              <w:sz w:val="24"/>
              <w:szCs w:val="24"/>
            </w:rPr>
            <w:fldChar w:fldCharType="separate"/>
          </w:r>
          <w:r w:rsidR="00B801D8">
            <w:rPr>
              <w:rFonts w:ascii="Arial" w:hAnsi="Arial" w:cs="Arial"/>
              <w:noProof/>
              <w:color w:val="000000" w:themeColor="text1"/>
              <w:sz w:val="24"/>
              <w:szCs w:val="24"/>
            </w:rPr>
            <w:t xml:space="preserve"> </w:t>
          </w:r>
          <w:r w:rsidR="00B801D8" w:rsidRPr="00B801D8">
            <w:rPr>
              <w:rFonts w:ascii="Arial" w:hAnsi="Arial" w:cs="Arial"/>
              <w:noProof/>
              <w:color w:val="000000" w:themeColor="text1"/>
              <w:sz w:val="24"/>
              <w:szCs w:val="24"/>
            </w:rPr>
            <w:t>(Corp, 2022, p. 7)</w:t>
          </w:r>
          <w:r w:rsidR="00D7529F">
            <w:rPr>
              <w:rFonts w:ascii="Arial" w:hAnsi="Arial" w:cs="Arial"/>
              <w:color w:val="000000" w:themeColor="text1"/>
              <w:sz w:val="24"/>
              <w:szCs w:val="24"/>
            </w:rPr>
            <w:fldChar w:fldCharType="end"/>
          </w:r>
        </w:sdtContent>
      </w:sdt>
      <w:r w:rsidRPr="00EC3ECD">
        <w:rPr>
          <w:rFonts w:ascii="Arial" w:hAnsi="Arial" w:cs="Arial"/>
          <w:color w:val="000000" w:themeColor="text1"/>
          <w:sz w:val="24"/>
          <w:szCs w:val="24"/>
        </w:rPr>
        <w:t>.</w:t>
      </w:r>
    </w:p>
    <w:p w14:paraId="68E0FC4A" w14:textId="77777777" w:rsidR="000A2D8F" w:rsidRDefault="00EC3ECD" w:rsidP="000A2D8F">
      <w:pPr>
        <w:pStyle w:val="Caption"/>
        <w:jc w:val="center"/>
      </w:pPr>
      <w:r>
        <w:rPr>
          <w:noProof/>
        </w:rPr>
        <w:drawing>
          <wp:inline distT="0" distB="0" distL="0" distR="0" wp14:anchorId="1E78FC0A" wp14:editId="48937419">
            <wp:extent cx="4419600" cy="2693490"/>
            <wp:effectExtent l="0" t="0" r="0" b="0"/>
            <wp:docPr id="6" name="Picture 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schematic&#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68583" cy="2723342"/>
                    </a:xfrm>
                    <a:prstGeom prst="rect">
                      <a:avLst/>
                    </a:prstGeom>
                    <a:noFill/>
                    <a:ln>
                      <a:noFill/>
                    </a:ln>
                  </pic:spPr>
                </pic:pic>
              </a:graphicData>
            </a:graphic>
          </wp:inline>
        </w:drawing>
      </w:r>
    </w:p>
    <w:p w14:paraId="6E26F95B" w14:textId="60CBFB7E" w:rsidR="00EC3ECD" w:rsidRDefault="000A2D8F" w:rsidP="000A2D8F">
      <w:pPr>
        <w:pStyle w:val="Caption"/>
        <w:jc w:val="center"/>
        <w:rPr>
          <w:sz w:val="22"/>
          <w:szCs w:val="22"/>
        </w:rPr>
      </w:pPr>
      <w:r w:rsidRPr="000A2D8F">
        <w:rPr>
          <w:sz w:val="22"/>
          <w:szCs w:val="22"/>
        </w:rPr>
        <w:t xml:space="preserve">Figure </w:t>
      </w:r>
      <w:r w:rsidRPr="000A2D8F">
        <w:rPr>
          <w:sz w:val="22"/>
          <w:szCs w:val="22"/>
        </w:rPr>
        <w:fldChar w:fldCharType="begin"/>
      </w:r>
      <w:r w:rsidRPr="000A2D8F">
        <w:rPr>
          <w:sz w:val="22"/>
          <w:szCs w:val="22"/>
        </w:rPr>
        <w:instrText xml:space="preserve"> SEQ Figure \* ARABIC </w:instrText>
      </w:r>
      <w:r w:rsidRPr="000A2D8F">
        <w:rPr>
          <w:sz w:val="22"/>
          <w:szCs w:val="22"/>
        </w:rPr>
        <w:fldChar w:fldCharType="separate"/>
      </w:r>
      <w:r w:rsidR="00E845CE">
        <w:rPr>
          <w:noProof/>
          <w:sz w:val="22"/>
          <w:szCs w:val="22"/>
        </w:rPr>
        <w:t>3</w:t>
      </w:r>
      <w:r w:rsidRPr="000A2D8F">
        <w:rPr>
          <w:sz w:val="22"/>
          <w:szCs w:val="22"/>
        </w:rPr>
        <w:fldChar w:fldCharType="end"/>
      </w:r>
      <w:r w:rsidRPr="000A2D8F">
        <w:rPr>
          <w:sz w:val="22"/>
          <w:szCs w:val="22"/>
        </w:rPr>
        <w:t>: Structure of procedural programming</w:t>
      </w:r>
    </w:p>
    <w:p w14:paraId="0C7BF93A" w14:textId="6A153C64" w:rsidR="00913078" w:rsidRPr="007834F3" w:rsidRDefault="00913078" w:rsidP="007834F3">
      <w:pPr>
        <w:spacing w:line="360" w:lineRule="auto"/>
        <w:rPr>
          <w:rFonts w:ascii="Arial" w:hAnsi="Arial" w:cs="Arial"/>
          <w:sz w:val="24"/>
          <w:szCs w:val="24"/>
        </w:rPr>
      </w:pPr>
      <w:r w:rsidRPr="007834F3">
        <w:rPr>
          <w:rFonts w:ascii="Arial" w:hAnsi="Arial" w:cs="Arial"/>
          <w:sz w:val="24"/>
          <w:szCs w:val="24"/>
        </w:rPr>
        <w:t>Key features of Proce</w:t>
      </w:r>
      <w:r w:rsidR="007834F3" w:rsidRPr="007834F3">
        <w:rPr>
          <w:rFonts w:ascii="Arial" w:hAnsi="Arial" w:cs="Arial"/>
          <w:sz w:val="24"/>
          <w:szCs w:val="24"/>
        </w:rPr>
        <w:t xml:space="preserve">dural programing </w:t>
      </w:r>
    </w:p>
    <w:p w14:paraId="030CB517" w14:textId="4F24D9F8" w:rsidR="0073351B" w:rsidRPr="007834F3" w:rsidRDefault="0073351B" w:rsidP="007834F3">
      <w:pPr>
        <w:pStyle w:val="ListParagraph"/>
        <w:numPr>
          <w:ilvl w:val="0"/>
          <w:numId w:val="16"/>
        </w:numPr>
        <w:spacing w:line="360" w:lineRule="auto"/>
        <w:rPr>
          <w:rFonts w:ascii="Arial" w:hAnsi="Arial" w:cs="Arial"/>
          <w:sz w:val="24"/>
          <w:szCs w:val="24"/>
        </w:rPr>
      </w:pPr>
      <w:r w:rsidRPr="007834F3">
        <w:rPr>
          <w:rFonts w:ascii="Arial" w:hAnsi="Arial" w:cs="Arial"/>
          <w:b/>
          <w:bCs/>
          <w:sz w:val="24"/>
          <w:szCs w:val="24"/>
        </w:rPr>
        <w:t>Predefined functions:</w:t>
      </w:r>
      <w:r w:rsidRPr="007834F3">
        <w:rPr>
          <w:rFonts w:ascii="Arial" w:hAnsi="Arial" w:cs="Arial"/>
          <w:sz w:val="24"/>
          <w:szCs w:val="24"/>
        </w:rPr>
        <w:t xml:space="preserve"> A predefined function is typically an instruction identified by a name. Usually, the predefined functions are built into higher-level programming languages, but they are derived from the library or the registry, rather than the program. One example of a pre-defined function is ‘</w:t>
      </w:r>
      <w:proofErr w:type="spellStart"/>
      <w:proofErr w:type="gramStart"/>
      <w:r w:rsidRPr="007834F3">
        <w:rPr>
          <w:rFonts w:ascii="Arial" w:hAnsi="Arial" w:cs="Arial"/>
          <w:sz w:val="24"/>
          <w:szCs w:val="24"/>
        </w:rPr>
        <w:t>charAt</w:t>
      </w:r>
      <w:proofErr w:type="spellEnd"/>
      <w:r w:rsidRPr="007834F3">
        <w:rPr>
          <w:rFonts w:ascii="Arial" w:hAnsi="Arial" w:cs="Arial"/>
          <w:sz w:val="24"/>
          <w:szCs w:val="24"/>
        </w:rPr>
        <w:t>(</w:t>
      </w:r>
      <w:proofErr w:type="gramEnd"/>
      <w:r w:rsidRPr="007834F3">
        <w:rPr>
          <w:rFonts w:ascii="Arial" w:hAnsi="Arial" w:cs="Arial"/>
          <w:sz w:val="24"/>
          <w:szCs w:val="24"/>
        </w:rPr>
        <w:t xml:space="preserve">)’, which searches for a character position in a string. </w:t>
      </w:r>
    </w:p>
    <w:p w14:paraId="1EF04227" w14:textId="77777777" w:rsidR="007834F3" w:rsidRPr="007834F3" w:rsidRDefault="007834F3" w:rsidP="007834F3">
      <w:pPr>
        <w:pStyle w:val="ListParagraph"/>
        <w:numPr>
          <w:ilvl w:val="0"/>
          <w:numId w:val="16"/>
        </w:numPr>
        <w:spacing w:line="360" w:lineRule="auto"/>
        <w:rPr>
          <w:rFonts w:ascii="Arial" w:hAnsi="Arial" w:cs="Arial"/>
          <w:sz w:val="24"/>
          <w:szCs w:val="24"/>
        </w:rPr>
      </w:pPr>
      <w:r w:rsidRPr="007834F3">
        <w:rPr>
          <w:rFonts w:ascii="Arial" w:hAnsi="Arial" w:cs="Arial"/>
          <w:b/>
          <w:bCs/>
          <w:sz w:val="24"/>
          <w:szCs w:val="24"/>
        </w:rPr>
        <w:t>Local Variable:</w:t>
      </w:r>
      <w:r w:rsidRPr="007834F3">
        <w:rPr>
          <w:rFonts w:ascii="Arial" w:hAnsi="Arial" w:cs="Arial"/>
          <w:sz w:val="24"/>
          <w:szCs w:val="24"/>
        </w:rPr>
        <w:t xml:space="preserve"> A local variable is a variable that is declared in the main structure of a method and is limited to the local scope it is given. The local variable can only be used in the method it is defined in, and if it were to be used outside the defined method, the code will cease to work.</w:t>
      </w:r>
    </w:p>
    <w:p w14:paraId="0D84D7A1" w14:textId="77777777" w:rsidR="007834F3" w:rsidRPr="007834F3" w:rsidRDefault="007834F3" w:rsidP="007834F3">
      <w:pPr>
        <w:pStyle w:val="ListParagraph"/>
        <w:numPr>
          <w:ilvl w:val="0"/>
          <w:numId w:val="16"/>
        </w:numPr>
        <w:spacing w:line="360" w:lineRule="auto"/>
        <w:rPr>
          <w:rFonts w:ascii="Arial" w:hAnsi="Arial" w:cs="Arial"/>
          <w:sz w:val="24"/>
          <w:szCs w:val="24"/>
        </w:rPr>
      </w:pPr>
      <w:r w:rsidRPr="007834F3">
        <w:rPr>
          <w:rFonts w:ascii="Arial" w:hAnsi="Arial" w:cs="Arial"/>
          <w:b/>
          <w:bCs/>
          <w:sz w:val="24"/>
          <w:szCs w:val="24"/>
        </w:rPr>
        <w:t>Global Variable:</w:t>
      </w:r>
      <w:r w:rsidRPr="007834F3">
        <w:rPr>
          <w:rFonts w:ascii="Arial" w:hAnsi="Arial" w:cs="Arial"/>
          <w:sz w:val="24"/>
          <w:szCs w:val="24"/>
        </w:rPr>
        <w:t xml:space="preserve"> A global variable is a variable which is declared outside every other function defined in the code. Due to this, global variables can be used in all functions, unlike a local variable. </w:t>
      </w:r>
    </w:p>
    <w:p w14:paraId="53CAEB5D" w14:textId="2DF8FDDC" w:rsidR="007834F3" w:rsidRPr="007834F3" w:rsidRDefault="007834F3" w:rsidP="007834F3">
      <w:pPr>
        <w:pStyle w:val="ListParagraph"/>
        <w:numPr>
          <w:ilvl w:val="0"/>
          <w:numId w:val="16"/>
        </w:numPr>
        <w:spacing w:line="360" w:lineRule="auto"/>
        <w:rPr>
          <w:rFonts w:ascii="Arial" w:hAnsi="Arial" w:cs="Arial"/>
          <w:sz w:val="24"/>
          <w:szCs w:val="24"/>
        </w:rPr>
      </w:pPr>
      <w:r w:rsidRPr="007834F3">
        <w:rPr>
          <w:rFonts w:ascii="Arial" w:hAnsi="Arial" w:cs="Arial"/>
          <w:b/>
          <w:bCs/>
          <w:sz w:val="24"/>
          <w:szCs w:val="24"/>
        </w:rPr>
        <w:lastRenderedPageBreak/>
        <w:t>Global Variable:</w:t>
      </w:r>
      <w:r w:rsidRPr="007834F3">
        <w:rPr>
          <w:rFonts w:ascii="Arial" w:hAnsi="Arial" w:cs="Arial"/>
          <w:sz w:val="24"/>
          <w:szCs w:val="24"/>
        </w:rPr>
        <w:t xml:space="preserve"> A global variable is a variable which is declared outside every other function defined in the code. Due to this, global variables can be used in all functions, unlike a local variable.</w:t>
      </w:r>
    </w:p>
    <w:p w14:paraId="12C32D84" w14:textId="0E67268D" w:rsidR="007834F3" w:rsidRPr="007834F3" w:rsidRDefault="007834F3" w:rsidP="007834F3">
      <w:pPr>
        <w:spacing w:line="360" w:lineRule="auto"/>
        <w:rPr>
          <w:rFonts w:ascii="Arial" w:hAnsi="Arial" w:cs="Arial"/>
          <w:sz w:val="24"/>
          <w:szCs w:val="24"/>
        </w:rPr>
      </w:pPr>
    </w:p>
    <w:p w14:paraId="263EB7FB" w14:textId="77777777" w:rsidR="007834F3" w:rsidRPr="007834F3" w:rsidRDefault="007834F3" w:rsidP="007834F3">
      <w:pPr>
        <w:rPr>
          <w:rFonts w:ascii="Arial" w:hAnsi="Arial" w:cs="Arial"/>
        </w:rPr>
      </w:pPr>
    </w:p>
    <w:p w14:paraId="7F4B3404" w14:textId="17723E81" w:rsidR="00EC3ECD" w:rsidRPr="00EF60F2" w:rsidRDefault="000A2D8F" w:rsidP="000A2D8F">
      <w:pPr>
        <w:pStyle w:val="Heading1"/>
        <w:numPr>
          <w:ilvl w:val="0"/>
          <w:numId w:val="21"/>
        </w:numPr>
      </w:pPr>
      <w:bookmarkStart w:id="29" w:name="_Toc109720049"/>
      <w:r w:rsidRPr="00EF60F2">
        <w:t>USER REQUIREMENT (P1)</w:t>
      </w:r>
      <w:bookmarkEnd w:id="29"/>
    </w:p>
    <w:p w14:paraId="36A9CE4D" w14:textId="52B5432C" w:rsidR="00EC3ECD" w:rsidRPr="005819E8" w:rsidRDefault="00C5514F" w:rsidP="005819E8">
      <w:pPr>
        <w:pStyle w:val="ListParagraph"/>
        <w:numPr>
          <w:ilvl w:val="0"/>
          <w:numId w:val="23"/>
        </w:numPr>
        <w:spacing w:line="360" w:lineRule="auto"/>
        <w:rPr>
          <w:sz w:val="24"/>
          <w:szCs w:val="24"/>
        </w:rPr>
      </w:pPr>
      <w:r>
        <w:rPr>
          <w:sz w:val="24"/>
          <w:szCs w:val="24"/>
        </w:rPr>
        <w:t xml:space="preserve">As a user I want to have </w:t>
      </w:r>
      <w:r w:rsidRPr="005819E8">
        <w:rPr>
          <w:sz w:val="24"/>
          <w:szCs w:val="24"/>
        </w:rPr>
        <w:t>two distinct arrays (integer array or IDs and float array for grades)</w:t>
      </w:r>
      <w:r w:rsidR="00A55462">
        <w:rPr>
          <w:sz w:val="24"/>
          <w:szCs w:val="24"/>
        </w:rPr>
        <w:t>,</w:t>
      </w:r>
      <w:r>
        <w:rPr>
          <w:sz w:val="24"/>
          <w:szCs w:val="24"/>
        </w:rPr>
        <w:t xml:space="preserve"> </w:t>
      </w:r>
      <w:r w:rsidR="00A55462">
        <w:rPr>
          <w:sz w:val="24"/>
          <w:szCs w:val="24"/>
        </w:rPr>
        <w:t>s</w:t>
      </w:r>
      <w:r>
        <w:rPr>
          <w:sz w:val="24"/>
          <w:szCs w:val="24"/>
        </w:rPr>
        <w:t>o that I can easi</w:t>
      </w:r>
      <w:r w:rsidR="0001298C">
        <w:rPr>
          <w:sz w:val="24"/>
          <w:szCs w:val="24"/>
        </w:rPr>
        <w:t>ly store data in</w:t>
      </w:r>
      <w:r w:rsidR="007B57BA">
        <w:rPr>
          <w:sz w:val="24"/>
          <w:szCs w:val="24"/>
        </w:rPr>
        <w:t>.</w:t>
      </w:r>
    </w:p>
    <w:p w14:paraId="6BFD94D8" w14:textId="4AC707BC" w:rsidR="004273B0" w:rsidRPr="005819E8" w:rsidRDefault="0001298C" w:rsidP="005819E8">
      <w:pPr>
        <w:pStyle w:val="ListParagraph"/>
        <w:numPr>
          <w:ilvl w:val="0"/>
          <w:numId w:val="23"/>
        </w:numPr>
        <w:spacing w:line="360" w:lineRule="auto"/>
        <w:rPr>
          <w:sz w:val="24"/>
          <w:szCs w:val="24"/>
        </w:rPr>
      </w:pPr>
      <w:r>
        <w:rPr>
          <w:sz w:val="24"/>
          <w:szCs w:val="24"/>
        </w:rPr>
        <w:t>As a user I want to have a</w:t>
      </w:r>
      <w:r w:rsidR="00A55462">
        <w:rPr>
          <w:sz w:val="24"/>
          <w:szCs w:val="24"/>
        </w:rPr>
        <w:t>n</w:t>
      </w:r>
      <w:r>
        <w:rPr>
          <w:sz w:val="24"/>
          <w:szCs w:val="24"/>
        </w:rPr>
        <w:t xml:space="preserve"> </w:t>
      </w:r>
      <w:r w:rsidR="00A55462">
        <w:rPr>
          <w:sz w:val="24"/>
          <w:szCs w:val="24"/>
        </w:rPr>
        <w:t>option</w:t>
      </w:r>
      <w:r>
        <w:rPr>
          <w:sz w:val="24"/>
          <w:szCs w:val="24"/>
        </w:rPr>
        <w:t xml:space="preserve"> to </w:t>
      </w:r>
      <w:r w:rsidRPr="005819E8">
        <w:rPr>
          <w:sz w:val="24"/>
          <w:szCs w:val="24"/>
        </w:rPr>
        <w:t xml:space="preserve">print </w:t>
      </w:r>
      <w:r>
        <w:rPr>
          <w:sz w:val="24"/>
          <w:szCs w:val="24"/>
        </w:rPr>
        <w:t xml:space="preserve">Grades </w:t>
      </w:r>
      <w:r w:rsidRPr="005819E8">
        <w:rPr>
          <w:sz w:val="24"/>
          <w:szCs w:val="24"/>
        </w:rPr>
        <w:t>along with their ID</w:t>
      </w:r>
      <w:r>
        <w:rPr>
          <w:sz w:val="24"/>
          <w:szCs w:val="24"/>
        </w:rPr>
        <w:t>s</w:t>
      </w:r>
      <w:r w:rsidR="00A55462">
        <w:rPr>
          <w:sz w:val="24"/>
          <w:szCs w:val="24"/>
        </w:rPr>
        <w:t>,</w:t>
      </w:r>
      <w:r>
        <w:rPr>
          <w:sz w:val="24"/>
          <w:szCs w:val="24"/>
        </w:rPr>
        <w:t xml:space="preserve"> </w:t>
      </w:r>
      <w:r w:rsidR="00A55462">
        <w:rPr>
          <w:sz w:val="24"/>
          <w:szCs w:val="24"/>
        </w:rPr>
        <w:t>s</w:t>
      </w:r>
      <w:r>
        <w:rPr>
          <w:sz w:val="24"/>
          <w:szCs w:val="24"/>
        </w:rPr>
        <w:t>o that I can have a list of all my students IDs and their grades.</w:t>
      </w:r>
    </w:p>
    <w:p w14:paraId="2BD5FA28" w14:textId="31D5C181" w:rsidR="005819E8" w:rsidRDefault="0001298C" w:rsidP="005819E8">
      <w:pPr>
        <w:pStyle w:val="ListParagraph"/>
        <w:numPr>
          <w:ilvl w:val="0"/>
          <w:numId w:val="23"/>
        </w:numPr>
        <w:spacing w:line="360" w:lineRule="auto"/>
        <w:rPr>
          <w:sz w:val="24"/>
          <w:szCs w:val="24"/>
        </w:rPr>
      </w:pPr>
      <w:r>
        <w:rPr>
          <w:sz w:val="24"/>
          <w:szCs w:val="24"/>
        </w:rPr>
        <w:t>As a user I want to have a</w:t>
      </w:r>
      <w:r w:rsidR="00A55462">
        <w:rPr>
          <w:sz w:val="24"/>
          <w:szCs w:val="24"/>
        </w:rPr>
        <w:t>n</w:t>
      </w:r>
      <w:r>
        <w:rPr>
          <w:sz w:val="24"/>
          <w:szCs w:val="24"/>
        </w:rPr>
        <w:t xml:space="preserve"> </w:t>
      </w:r>
      <w:r w:rsidR="00A55462">
        <w:rPr>
          <w:sz w:val="24"/>
          <w:szCs w:val="24"/>
        </w:rPr>
        <w:t xml:space="preserve">option to find and print </w:t>
      </w:r>
      <w:r w:rsidR="004108E9" w:rsidRPr="005819E8">
        <w:rPr>
          <w:sz w:val="24"/>
          <w:szCs w:val="24"/>
        </w:rPr>
        <w:t xml:space="preserve">Students with </w:t>
      </w:r>
      <w:r w:rsidR="00D135A8" w:rsidRPr="005819E8">
        <w:rPr>
          <w:sz w:val="24"/>
          <w:szCs w:val="24"/>
        </w:rPr>
        <w:t xml:space="preserve">the </w:t>
      </w:r>
      <w:r w:rsidR="004108E9" w:rsidRPr="005819E8">
        <w:rPr>
          <w:sz w:val="24"/>
          <w:szCs w:val="24"/>
        </w:rPr>
        <w:t>highest grade and students with</w:t>
      </w:r>
      <w:r w:rsidR="00D135A8" w:rsidRPr="005819E8">
        <w:rPr>
          <w:sz w:val="24"/>
          <w:szCs w:val="24"/>
        </w:rPr>
        <w:t xml:space="preserve"> the</w:t>
      </w:r>
      <w:r w:rsidR="004108E9" w:rsidRPr="005819E8">
        <w:rPr>
          <w:sz w:val="24"/>
          <w:szCs w:val="24"/>
        </w:rPr>
        <w:t xml:space="preserve"> lowest grade</w:t>
      </w:r>
      <w:r w:rsidR="00A55462">
        <w:rPr>
          <w:sz w:val="24"/>
          <w:szCs w:val="24"/>
        </w:rPr>
        <w:t>,</w:t>
      </w:r>
      <w:r w:rsidR="00D135A8" w:rsidRPr="005819E8">
        <w:rPr>
          <w:sz w:val="24"/>
          <w:szCs w:val="24"/>
        </w:rPr>
        <w:t xml:space="preserve"> </w:t>
      </w:r>
      <w:r w:rsidR="00A55462">
        <w:rPr>
          <w:sz w:val="24"/>
          <w:szCs w:val="24"/>
        </w:rPr>
        <w:t xml:space="preserve">so that I can know who </w:t>
      </w:r>
      <w:proofErr w:type="gramStart"/>
      <w:r w:rsidR="00A55462">
        <w:rPr>
          <w:sz w:val="24"/>
          <w:szCs w:val="24"/>
        </w:rPr>
        <w:t>have</w:t>
      </w:r>
      <w:proofErr w:type="gramEnd"/>
      <w:r w:rsidR="00A55462">
        <w:rPr>
          <w:sz w:val="24"/>
          <w:szCs w:val="24"/>
        </w:rPr>
        <w:t xml:space="preserve"> the highest grade and who have the lowest.</w:t>
      </w:r>
    </w:p>
    <w:p w14:paraId="706D40FC" w14:textId="3132A0CA" w:rsidR="007B57BA" w:rsidRPr="005819E8" w:rsidRDefault="007B57BA" w:rsidP="005819E8">
      <w:pPr>
        <w:pStyle w:val="ListParagraph"/>
        <w:numPr>
          <w:ilvl w:val="0"/>
          <w:numId w:val="23"/>
        </w:numPr>
        <w:spacing w:line="360" w:lineRule="auto"/>
        <w:rPr>
          <w:sz w:val="24"/>
          <w:szCs w:val="24"/>
        </w:rPr>
      </w:pPr>
      <w:r>
        <w:rPr>
          <w:sz w:val="24"/>
          <w:szCs w:val="24"/>
        </w:rPr>
        <w:t xml:space="preserve">As a user I want to have </w:t>
      </w:r>
      <w:proofErr w:type="spellStart"/>
      <w:proofErr w:type="gramStart"/>
      <w:r>
        <w:rPr>
          <w:sz w:val="24"/>
          <w:szCs w:val="24"/>
        </w:rPr>
        <w:t>a</w:t>
      </w:r>
      <w:proofErr w:type="spellEnd"/>
      <w:proofErr w:type="gramEnd"/>
      <w:r>
        <w:rPr>
          <w:sz w:val="24"/>
          <w:szCs w:val="24"/>
        </w:rPr>
        <w:t xml:space="preserve"> option to exit the program so that whenever I want to end the program I can choose the option and exit. </w:t>
      </w:r>
    </w:p>
    <w:p w14:paraId="479DCFBD" w14:textId="2BCA0777" w:rsidR="005819E8" w:rsidRPr="005819E8" w:rsidRDefault="00A55462" w:rsidP="005819E8">
      <w:pPr>
        <w:pStyle w:val="ListParagraph"/>
        <w:numPr>
          <w:ilvl w:val="0"/>
          <w:numId w:val="23"/>
        </w:numPr>
        <w:spacing w:line="360" w:lineRule="auto"/>
        <w:rPr>
          <w:sz w:val="24"/>
          <w:szCs w:val="24"/>
        </w:rPr>
      </w:pPr>
      <w:r>
        <w:rPr>
          <w:sz w:val="24"/>
          <w:szCs w:val="24"/>
        </w:rPr>
        <w:t xml:space="preserve">As the user I want to have a </w:t>
      </w:r>
      <w:r w:rsidR="005819E8" w:rsidRPr="005819E8">
        <w:rPr>
          <w:sz w:val="24"/>
          <w:szCs w:val="24"/>
        </w:rPr>
        <w:t xml:space="preserve">Menu based </w:t>
      </w:r>
      <w:proofErr w:type="gramStart"/>
      <w:r w:rsidR="005819E8" w:rsidRPr="005819E8">
        <w:rPr>
          <w:sz w:val="24"/>
          <w:szCs w:val="24"/>
        </w:rPr>
        <w:t>with</w:t>
      </w:r>
      <w:proofErr w:type="gramEnd"/>
      <w:r w:rsidR="005819E8" w:rsidRPr="005819E8">
        <w:rPr>
          <w:sz w:val="24"/>
          <w:szCs w:val="24"/>
        </w:rPr>
        <w:t xml:space="preserve"> the option above</w:t>
      </w:r>
      <w:r>
        <w:rPr>
          <w:sz w:val="24"/>
          <w:szCs w:val="24"/>
        </w:rPr>
        <w:t xml:space="preserve"> so that I can</w:t>
      </w:r>
      <w:r w:rsidR="007B57BA">
        <w:rPr>
          <w:sz w:val="24"/>
          <w:szCs w:val="24"/>
        </w:rPr>
        <w:t xml:space="preserve"> choose to do what I want.</w:t>
      </w:r>
    </w:p>
    <w:p w14:paraId="532FE92F" w14:textId="44305F44" w:rsidR="00E7516F" w:rsidRPr="007B57BA" w:rsidRDefault="00E7516F" w:rsidP="007B57BA">
      <w:pPr>
        <w:spacing w:line="360" w:lineRule="auto"/>
        <w:ind w:left="360"/>
        <w:rPr>
          <w:sz w:val="24"/>
          <w:szCs w:val="24"/>
        </w:rPr>
      </w:pPr>
    </w:p>
    <w:p w14:paraId="2157B06D" w14:textId="4659DE0D" w:rsidR="005819E8" w:rsidRPr="000001E2" w:rsidRDefault="000001E2" w:rsidP="000001E2">
      <w:pPr>
        <w:pStyle w:val="ListParagraph"/>
        <w:numPr>
          <w:ilvl w:val="0"/>
          <w:numId w:val="24"/>
        </w:numPr>
        <w:spacing w:line="360" w:lineRule="auto"/>
        <w:jc w:val="both"/>
        <w:rPr>
          <w:sz w:val="24"/>
          <w:szCs w:val="24"/>
        </w:rPr>
      </w:pPr>
      <w:r>
        <w:rPr>
          <w:sz w:val="24"/>
          <w:szCs w:val="24"/>
        </w:rPr>
        <w:t xml:space="preserve">The main solution is to write an application based on the use of C programming languages and procedural programming. The program created will solve the needs of the customer stated above and can be developed to other problem that may be encountered. </w:t>
      </w:r>
    </w:p>
    <w:p w14:paraId="09120C8C" w14:textId="791D1E36" w:rsidR="00EC3ECD" w:rsidRPr="000001E2" w:rsidRDefault="000001E2" w:rsidP="000001E2">
      <w:pPr>
        <w:pStyle w:val="Heading1"/>
        <w:numPr>
          <w:ilvl w:val="0"/>
          <w:numId w:val="22"/>
        </w:numPr>
        <w:rPr>
          <w:b/>
          <w:bCs/>
        </w:rPr>
      </w:pPr>
      <w:bookmarkStart w:id="30" w:name="_Toc109720050"/>
      <w:r w:rsidRPr="000001E2">
        <w:rPr>
          <w:b/>
          <w:bCs/>
        </w:rPr>
        <w:t>SENARIO ANALYSIS (P2, P3)</w:t>
      </w:r>
      <w:bookmarkEnd w:id="30"/>
    </w:p>
    <w:p w14:paraId="77D15BFC" w14:textId="62E6705D" w:rsidR="000001E2" w:rsidRDefault="00DE41AD" w:rsidP="000149BA">
      <w:pPr>
        <w:pStyle w:val="Heading1"/>
        <w:numPr>
          <w:ilvl w:val="0"/>
          <w:numId w:val="26"/>
        </w:numPr>
      </w:pPr>
      <w:bookmarkStart w:id="31" w:name="_Toc109720051"/>
      <w:r>
        <w:t xml:space="preserve">VARIABLE </w:t>
      </w:r>
      <w:r w:rsidR="000149BA">
        <w:t>AND DATATYPES IN THIS PROGRAM</w:t>
      </w:r>
      <w:r w:rsidR="00034E55">
        <w:t xml:space="preserve"> (P2)</w:t>
      </w:r>
      <w:bookmarkEnd w:id="31"/>
    </w:p>
    <w:p w14:paraId="4D787848" w14:textId="726E375A" w:rsidR="00400298" w:rsidRDefault="00742539" w:rsidP="005B627B">
      <w:pPr>
        <w:spacing w:line="360" w:lineRule="auto"/>
        <w:rPr>
          <w:sz w:val="24"/>
          <w:szCs w:val="24"/>
        </w:rPr>
      </w:pPr>
      <w:r w:rsidRPr="005B627B">
        <w:rPr>
          <w:sz w:val="24"/>
          <w:szCs w:val="24"/>
        </w:rPr>
        <w:t xml:space="preserve">The program </w:t>
      </w:r>
      <w:r w:rsidR="00C86473" w:rsidRPr="005B627B">
        <w:rPr>
          <w:sz w:val="24"/>
          <w:szCs w:val="24"/>
        </w:rPr>
        <w:t>contains</w:t>
      </w:r>
      <w:r w:rsidRPr="005B627B">
        <w:rPr>
          <w:sz w:val="24"/>
          <w:szCs w:val="24"/>
        </w:rPr>
        <w:t xml:space="preserve"> 6 main </w:t>
      </w:r>
      <w:r w:rsidR="00C86473" w:rsidRPr="005B627B">
        <w:rPr>
          <w:sz w:val="24"/>
          <w:szCs w:val="24"/>
        </w:rPr>
        <w:t xml:space="preserve">variables related to the user purpose. Each of them has their own data type that </w:t>
      </w:r>
      <w:proofErr w:type="gramStart"/>
      <w:r w:rsidR="00C86473" w:rsidRPr="005B627B">
        <w:rPr>
          <w:sz w:val="24"/>
          <w:szCs w:val="24"/>
        </w:rPr>
        <w:t>suitable</w:t>
      </w:r>
      <w:proofErr w:type="gramEnd"/>
      <w:r w:rsidR="00C86473" w:rsidRPr="005B627B">
        <w:rPr>
          <w:sz w:val="24"/>
          <w:szCs w:val="24"/>
        </w:rPr>
        <w:t xml:space="preserve"> for solving the problem.</w:t>
      </w:r>
    </w:p>
    <w:p w14:paraId="094E6A1D" w14:textId="20499C1A" w:rsidR="00126CAA" w:rsidRDefault="00126CAA" w:rsidP="005B627B">
      <w:pPr>
        <w:spacing w:line="360" w:lineRule="auto"/>
        <w:rPr>
          <w:sz w:val="24"/>
          <w:szCs w:val="24"/>
        </w:rPr>
      </w:pPr>
    </w:p>
    <w:p w14:paraId="42F64273" w14:textId="7C6007AC" w:rsidR="00126CAA" w:rsidRDefault="00126CAA" w:rsidP="005B627B">
      <w:pPr>
        <w:spacing w:line="360" w:lineRule="auto"/>
        <w:rPr>
          <w:sz w:val="24"/>
          <w:szCs w:val="24"/>
        </w:rPr>
      </w:pPr>
    </w:p>
    <w:p w14:paraId="0B133FC8" w14:textId="7C829D84" w:rsidR="00126CAA" w:rsidRDefault="00126CAA" w:rsidP="005B627B">
      <w:pPr>
        <w:spacing w:line="360" w:lineRule="auto"/>
        <w:rPr>
          <w:sz w:val="24"/>
          <w:szCs w:val="24"/>
        </w:rPr>
      </w:pPr>
    </w:p>
    <w:p w14:paraId="39E1C432" w14:textId="253073BA" w:rsidR="00126CAA" w:rsidRDefault="00126CAA" w:rsidP="005B627B">
      <w:pPr>
        <w:spacing w:line="360" w:lineRule="auto"/>
        <w:rPr>
          <w:sz w:val="24"/>
          <w:szCs w:val="24"/>
        </w:rPr>
      </w:pPr>
    </w:p>
    <w:p w14:paraId="4ED47DF0" w14:textId="48F03215" w:rsidR="00126CAA" w:rsidRDefault="00126CAA" w:rsidP="005B627B">
      <w:pPr>
        <w:spacing w:line="360" w:lineRule="auto"/>
        <w:rPr>
          <w:sz w:val="24"/>
          <w:szCs w:val="24"/>
        </w:rPr>
      </w:pPr>
    </w:p>
    <w:p w14:paraId="41BE3DEC" w14:textId="77777777" w:rsidR="00126CAA" w:rsidRPr="005B627B" w:rsidRDefault="00126CAA" w:rsidP="005B627B">
      <w:pPr>
        <w:spacing w:line="360" w:lineRule="auto"/>
        <w:rPr>
          <w:sz w:val="24"/>
          <w:szCs w:val="24"/>
        </w:rPr>
      </w:pPr>
    </w:p>
    <w:p w14:paraId="3BD3D9DB" w14:textId="06404FA6" w:rsidR="00126CAA" w:rsidRDefault="00126CAA" w:rsidP="00126CAA">
      <w:pPr>
        <w:pStyle w:val="Caption"/>
        <w:keepNext/>
        <w:jc w:val="center"/>
      </w:pPr>
    </w:p>
    <w:p w14:paraId="680FB35D" w14:textId="1F3E2517" w:rsidR="00126CAA" w:rsidRDefault="00126CAA" w:rsidP="00843202">
      <w:pPr>
        <w:pStyle w:val="Caption"/>
        <w:keepNext/>
        <w:jc w:val="center"/>
      </w:pPr>
      <w:r>
        <w:t xml:space="preserve">Table </w:t>
      </w:r>
      <w:fldSimple w:instr=" SEQ Table \* ARABIC ">
        <w:r w:rsidR="00B65CB7">
          <w:rPr>
            <w:noProof/>
          </w:rPr>
          <w:t>1</w:t>
        </w:r>
      </w:fldSimple>
      <w:r>
        <w:t>: Variables and data type</w:t>
      </w:r>
    </w:p>
    <w:tbl>
      <w:tblPr>
        <w:tblStyle w:val="GridTable6Colorful-Accent4"/>
        <w:tblW w:w="10470" w:type="dxa"/>
        <w:jc w:val="center"/>
        <w:tblLook w:val="04A0" w:firstRow="1" w:lastRow="0" w:firstColumn="1" w:lastColumn="0" w:noHBand="0" w:noVBand="1"/>
      </w:tblPr>
      <w:tblGrid>
        <w:gridCol w:w="3080"/>
        <w:gridCol w:w="2356"/>
        <w:gridCol w:w="2089"/>
        <w:gridCol w:w="2945"/>
      </w:tblGrid>
      <w:tr w:rsidR="006A0C92" w14:paraId="29021BEF" w14:textId="4DB9E6CC" w:rsidTr="009B04A8">
        <w:trPr>
          <w:cnfStyle w:val="100000000000" w:firstRow="1" w:lastRow="0" w:firstColumn="0" w:lastColumn="0" w:oddVBand="0" w:evenVBand="0" w:oddHBand="0" w:evenHBand="0" w:firstRowFirstColumn="0" w:firstRowLastColumn="0" w:lastRowFirstColumn="0" w:lastRowLastColumn="0"/>
          <w:trHeight w:val="599"/>
          <w:jc w:val="center"/>
        </w:trPr>
        <w:tc>
          <w:tcPr>
            <w:cnfStyle w:val="001000000000" w:firstRow="0" w:lastRow="0" w:firstColumn="1" w:lastColumn="0" w:oddVBand="0" w:evenVBand="0" w:oddHBand="0" w:evenHBand="0" w:firstRowFirstColumn="0" w:firstRowLastColumn="0" w:lastRowFirstColumn="0" w:lastRowLastColumn="0"/>
            <w:tcW w:w="3080" w:type="dxa"/>
          </w:tcPr>
          <w:p w14:paraId="7BE6F8C7" w14:textId="77777777" w:rsidR="006A0C92" w:rsidRDefault="006A0C92" w:rsidP="005B627B">
            <w:pPr>
              <w:tabs>
                <w:tab w:val="left" w:pos="4176"/>
              </w:tabs>
              <w:spacing w:line="360" w:lineRule="auto"/>
              <w:jc w:val="both"/>
              <w:rPr>
                <w:rFonts w:ascii="Arial" w:hAnsi="Arial" w:cs="Arial"/>
                <w:sz w:val="24"/>
                <w:szCs w:val="24"/>
              </w:rPr>
            </w:pPr>
          </w:p>
        </w:tc>
        <w:tc>
          <w:tcPr>
            <w:tcW w:w="2356" w:type="dxa"/>
          </w:tcPr>
          <w:p w14:paraId="66E2D9A2" w14:textId="13C8A7DC" w:rsidR="006A0C92" w:rsidRDefault="006A0C92" w:rsidP="00AA1DE6">
            <w:pPr>
              <w:tabs>
                <w:tab w:val="left" w:pos="4176"/>
              </w:tabs>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Variable name</w:t>
            </w:r>
          </w:p>
        </w:tc>
        <w:tc>
          <w:tcPr>
            <w:tcW w:w="2089" w:type="dxa"/>
          </w:tcPr>
          <w:p w14:paraId="27C4190F" w14:textId="025977DD" w:rsidR="006A0C92" w:rsidRDefault="006A0C92" w:rsidP="00AA1DE6">
            <w:pPr>
              <w:tabs>
                <w:tab w:val="left" w:pos="4176"/>
              </w:tabs>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Data type</w:t>
            </w:r>
          </w:p>
        </w:tc>
        <w:tc>
          <w:tcPr>
            <w:tcW w:w="2945" w:type="dxa"/>
          </w:tcPr>
          <w:p w14:paraId="6FD7ECE9" w14:textId="15478F93" w:rsidR="006A0C92" w:rsidRDefault="006A0C92" w:rsidP="00AA1DE6">
            <w:pPr>
              <w:tabs>
                <w:tab w:val="left" w:pos="4176"/>
              </w:tabs>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Reason</w:t>
            </w:r>
          </w:p>
        </w:tc>
      </w:tr>
      <w:tr w:rsidR="006A0C92" w:rsidRPr="006A0C92" w14:paraId="4FBCDCCB" w14:textId="49A88774" w:rsidTr="009B04A8">
        <w:trPr>
          <w:cnfStyle w:val="000000100000" w:firstRow="0" w:lastRow="0" w:firstColumn="0" w:lastColumn="0" w:oddVBand="0" w:evenVBand="0" w:oddHBand="1" w:evenHBand="0" w:firstRowFirstColumn="0" w:firstRowLastColumn="0" w:lastRowFirstColumn="0" w:lastRowLastColumn="0"/>
          <w:trHeight w:val="999"/>
          <w:jc w:val="center"/>
        </w:trPr>
        <w:tc>
          <w:tcPr>
            <w:cnfStyle w:val="001000000000" w:firstRow="0" w:lastRow="0" w:firstColumn="1" w:lastColumn="0" w:oddVBand="0" w:evenVBand="0" w:oddHBand="0" w:evenHBand="0" w:firstRowFirstColumn="0" w:firstRowLastColumn="0" w:lastRowFirstColumn="0" w:lastRowLastColumn="0"/>
            <w:tcW w:w="3080" w:type="dxa"/>
          </w:tcPr>
          <w:p w14:paraId="64CD1F6F" w14:textId="6E42897D" w:rsidR="006A0C92" w:rsidRDefault="006A0C92" w:rsidP="006968FE">
            <w:pPr>
              <w:tabs>
                <w:tab w:val="left" w:pos="4176"/>
              </w:tabs>
              <w:spacing w:line="360" w:lineRule="auto"/>
              <w:jc w:val="center"/>
              <w:rPr>
                <w:rFonts w:ascii="Arial" w:hAnsi="Arial" w:cs="Arial"/>
                <w:sz w:val="24"/>
                <w:szCs w:val="24"/>
              </w:rPr>
            </w:pPr>
            <w:r>
              <w:rPr>
                <w:rFonts w:ascii="Arial" w:hAnsi="Arial" w:cs="Arial"/>
                <w:sz w:val="24"/>
                <w:szCs w:val="24"/>
              </w:rPr>
              <w:t>Student IDs</w:t>
            </w:r>
          </w:p>
        </w:tc>
        <w:tc>
          <w:tcPr>
            <w:tcW w:w="2356" w:type="dxa"/>
          </w:tcPr>
          <w:p w14:paraId="2C3BC7A2" w14:textId="2D23EAC7" w:rsidR="006A0C92" w:rsidRDefault="00673308" w:rsidP="006968FE">
            <w:pPr>
              <w:tabs>
                <w:tab w:val="left" w:pos="4176"/>
              </w:tabs>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Pr>
                <w:rFonts w:ascii="Arial" w:hAnsi="Arial" w:cs="Arial"/>
                <w:sz w:val="24"/>
                <w:szCs w:val="24"/>
              </w:rPr>
              <w:t>sID</w:t>
            </w:r>
            <w:proofErr w:type="spellEnd"/>
          </w:p>
        </w:tc>
        <w:tc>
          <w:tcPr>
            <w:tcW w:w="2089" w:type="dxa"/>
          </w:tcPr>
          <w:p w14:paraId="0C666853" w14:textId="2D3EAB93" w:rsidR="006A0C92" w:rsidRDefault="006A0C92" w:rsidP="006968FE">
            <w:pPr>
              <w:tabs>
                <w:tab w:val="left" w:pos="4176"/>
              </w:tabs>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integer array</w:t>
            </w:r>
          </w:p>
        </w:tc>
        <w:tc>
          <w:tcPr>
            <w:tcW w:w="2945" w:type="dxa"/>
          </w:tcPr>
          <w:p w14:paraId="61613AB1" w14:textId="1C2A8C1B" w:rsidR="006A0C92" w:rsidRPr="006A0C92" w:rsidRDefault="006A0C92" w:rsidP="006968FE">
            <w:pPr>
              <w:tabs>
                <w:tab w:val="left" w:pos="4176"/>
              </w:tabs>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A0C92">
              <w:rPr>
                <w:rFonts w:ascii="Arial" w:hAnsi="Arial" w:cs="Arial"/>
                <w:sz w:val="24"/>
                <w:szCs w:val="24"/>
              </w:rPr>
              <w:t>Student ID is a 4-digit number</w:t>
            </w:r>
          </w:p>
        </w:tc>
      </w:tr>
      <w:tr w:rsidR="006A0C92" w:rsidRPr="006A0C92" w14:paraId="7897E113" w14:textId="6A157210" w:rsidTr="009B04A8">
        <w:trPr>
          <w:trHeight w:val="836"/>
          <w:jc w:val="center"/>
        </w:trPr>
        <w:tc>
          <w:tcPr>
            <w:cnfStyle w:val="001000000000" w:firstRow="0" w:lastRow="0" w:firstColumn="1" w:lastColumn="0" w:oddVBand="0" w:evenVBand="0" w:oddHBand="0" w:evenHBand="0" w:firstRowFirstColumn="0" w:firstRowLastColumn="0" w:lastRowFirstColumn="0" w:lastRowLastColumn="0"/>
            <w:tcW w:w="3080" w:type="dxa"/>
          </w:tcPr>
          <w:p w14:paraId="1B6F2AC5" w14:textId="60AE3600" w:rsidR="006A0C92" w:rsidRDefault="006A0C92" w:rsidP="006968FE">
            <w:pPr>
              <w:tabs>
                <w:tab w:val="left" w:pos="4176"/>
              </w:tabs>
              <w:spacing w:line="360" w:lineRule="auto"/>
              <w:jc w:val="center"/>
              <w:rPr>
                <w:rFonts w:ascii="Arial" w:hAnsi="Arial" w:cs="Arial"/>
                <w:sz w:val="24"/>
                <w:szCs w:val="24"/>
              </w:rPr>
            </w:pPr>
            <w:r>
              <w:rPr>
                <w:rFonts w:ascii="Arial" w:hAnsi="Arial" w:cs="Arial"/>
                <w:sz w:val="24"/>
                <w:szCs w:val="24"/>
              </w:rPr>
              <w:t>Student’s grade</w:t>
            </w:r>
          </w:p>
        </w:tc>
        <w:tc>
          <w:tcPr>
            <w:tcW w:w="2356" w:type="dxa"/>
          </w:tcPr>
          <w:p w14:paraId="12C884F0" w14:textId="41DDFCCB" w:rsidR="006A0C92" w:rsidRDefault="00D26BA4" w:rsidP="006968FE">
            <w:pPr>
              <w:tabs>
                <w:tab w:val="left" w:pos="4176"/>
              </w:tabs>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Pr>
                <w:rFonts w:ascii="Arial" w:hAnsi="Arial" w:cs="Arial"/>
                <w:sz w:val="24"/>
                <w:szCs w:val="24"/>
              </w:rPr>
              <w:t>sG</w:t>
            </w:r>
            <w:r w:rsidR="006A0C92">
              <w:rPr>
                <w:rFonts w:ascii="Arial" w:hAnsi="Arial" w:cs="Arial"/>
                <w:sz w:val="24"/>
                <w:szCs w:val="24"/>
              </w:rPr>
              <w:t>rade</w:t>
            </w:r>
            <w:proofErr w:type="spellEnd"/>
          </w:p>
        </w:tc>
        <w:tc>
          <w:tcPr>
            <w:tcW w:w="2089" w:type="dxa"/>
          </w:tcPr>
          <w:p w14:paraId="31A09599" w14:textId="2441F80A" w:rsidR="006A0C92" w:rsidRDefault="006A0C92" w:rsidP="006968FE">
            <w:pPr>
              <w:tabs>
                <w:tab w:val="left" w:pos="4176"/>
              </w:tabs>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Float array</w:t>
            </w:r>
          </w:p>
        </w:tc>
        <w:tc>
          <w:tcPr>
            <w:tcW w:w="2945" w:type="dxa"/>
          </w:tcPr>
          <w:p w14:paraId="53C5C0E1" w14:textId="178C100B" w:rsidR="006A0C92" w:rsidRPr="006A0C92" w:rsidRDefault="006A0C92" w:rsidP="006968FE">
            <w:pPr>
              <w:tabs>
                <w:tab w:val="left" w:pos="4176"/>
              </w:tabs>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A0C92">
              <w:rPr>
                <w:rFonts w:ascii="Arial" w:hAnsi="Arial" w:cs="Arial"/>
                <w:sz w:val="24"/>
                <w:szCs w:val="24"/>
              </w:rPr>
              <w:t xml:space="preserve">Student's grade </w:t>
            </w:r>
            <w:r w:rsidR="009B04A8">
              <w:rPr>
                <w:rFonts w:ascii="Arial" w:hAnsi="Arial" w:cs="Arial"/>
                <w:sz w:val="24"/>
                <w:szCs w:val="24"/>
              </w:rPr>
              <w:t>is a real number</w:t>
            </w:r>
            <w:r w:rsidR="00D26BA4">
              <w:rPr>
                <w:rFonts w:ascii="Arial" w:hAnsi="Arial" w:cs="Arial"/>
                <w:sz w:val="24"/>
                <w:szCs w:val="24"/>
              </w:rPr>
              <w:t xml:space="preserve"> </w:t>
            </w:r>
            <w:r w:rsidRPr="006A0C92">
              <w:rPr>
                <w:rFonts w:ascii="Arial" w:hAnsi="Arial" w:cs="Arial"/>
                <w:sz w:val="24"/>
                <w:szCs w:val="24"/>
              </w:rPr>
              <w:t>0 to 10</w:t>
            </w:r>
          </w:p>
        </w:tc>
      </w:tr>
      <w:tr w:rsidR="006A0C92" w:rsidRPr="006A0C92" w14:paraId="0CCCF0A8" w14:textId="6485553F" w:rsidTr="009B04A8">
        <w:trPr>
          <w:cnfStyle w:val="000000100000" w:firstRow="0" w:lastRow="0" w:firstColumn="0" w:lastColumn="0" w:oddVBand="0" w:evenVBand="0" w:oddHBand="1" w:evenHBand="0" w:firstRowFirstColumn="0" w:firstRowLastColumn="0" w:lastRowFirstColumn="0" w:lastRowLastColumn="0"/>
          <w:trHeight w:val="1011"/>
          <w:jc w:val="center"/>
        </w:trPr>
        <w:tc>
          <w:tcPr>
            <w:cnfStyle w:val="001000000000" w:firstRow="0" w:lastRow="0" w:firstColumn="1" w:lastColumn="0" w:oddVBand="0" w:evenVBand="0" w:oddHBand="0" w:evenHBand="0" w:firstRowFirstColumn="0" w:firstRowLastColumn="0" w:lastRowFirstColumn="0" w:lastRowLastColumn="0"/>
            <w:tcW w:w="3080" w:type="dxa"/>
          </w:tcPr>
          <w:p w14:paraId="75A29594" w14:textId="5FFB6529" w:rsidR="006A0C92" w:rsidRDefault="006A0C92" w:rsidP="006968FE">
            <w:pPr>
              <w:tabs>
                <w:tab w:val="left" w:pos="4176"/>
              </w:tabs>
              <w:spacing w:line="360" w:lineRule="auto"/>
              <w:jc w:val="center"/>
              <w:rPr>
                <w:rFonts w:ascii="Arial" w:hAnsi="Arial" w:cs="Arial"/>
                <w:sz w:val="24"/>
                <w:szCs w:val="24"/>
              </w:rPr>
            </w:pPr>
            <w:r>
              <w:rPr>
                <w:rFonts w:ascii="Arial" w:hAnsi="Arial" w:cs="Arial"/>
                <w:sz w:val="24"/>
                <w:szCs w:val="24"/>
              </w:rPr>
              <w:t>User’s option for menu</w:t>
            </w:r>
          </w:p>
        </w:tc>
        <w:tc>
          <w:tcPr>
            <w:tcW w:w="2356" w:type="dxa"/>
          </w:tcPr>
          <w:p w14:paraId="79513C62" w14:textId="7BF92145" w:rsidR="006A0C92" w:rsidRDefault="006A0C92" w:rsidP="006968FE">
            <w:pPr>
              <w:tabs>
                <w:tab w:val="left" w:pos="4176"/>
              </w:tabs>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n</w:t>
            </w:r>
          </w:p>
        </w:tc>
        <w:tc>
          <w:tcPr>
            <w:tcW w:w="2089" w:type="dxa"/>
          </w:tcPr>
          <w:p w14:paraId="3C8671EA" w14:textId="214CD192" w:rsidR="006A0C92" w:rsidRDefault="006A0C92" w:rsidP="006968FE">
            <w:pPr>
              <w:tabs>
                <w:tab w:val="left" w:pos="4176"/>
              </w:tabs>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integer</w:t>
            </w:r>
          </w:p>
        </w:tc>
        <w:tc>
          <w:tcPr>
            <w:tcW w:w="2945" w:type="dxa"/>
          </w:tcPr>
          <w:p w14:paraId="6A244619" w14:textId="5C9A7CB5" w:rsidR="006A0C92" w:rsidRPr="006A0C92" w:rsidRDefault="006A0C92" w:rsidP="006968FE">
            <w:pPr>
              <w:tabs>
                <w:tab w:val="left" w:pos="4176"/>
              </w:tabs>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A0C92">
              <w:rPr>
                <w:rFonts w:ascii="Arial" w:hAnsi="Arial" w:cs="Arial"/>
                <w:sz w:val="24"/>
                <w:szCs w:val="24"/>
              </w:rPr>
              <w:t>The options are numbered from 1 to 5</w:t>
            </w:r>
          </w:p>
        </w:tc>
      </w:tr>
      <w:tr w:rsidR="006A0C92" w:rsidRPr="006A0C92" w14:paraId="4EB23270" w14:textId="0CA222B9" w:rsidTr="009B04A8">
        <w:trPr>
          <w:trHeight w:val="999"/>
          <w:jc w:val="center"/>
        </w:trPr>
        <w:tc>
          <w:tcPr>
            <w:cnfStyle w:val="001000000000" w:firstRow="0" w:lastRow="0" w:firstColumn="1" w:lastColumn="0" w:oddVBand="0" w:evenVBand="0" w:oddHBand="0" w:evenHBand="0" w:firstRowFirstColumn="0" w:firstRowLastColumn="0" w:lastRowFirstColumn="0" w:lastRowLastColumn="0"/>
            <w:tcW w:w="3080" w:type="dxa"/>
          </w:tcPr>
          <w:p w14:paraId="2D391DEC" w14:textId="0B8EC550" w:rsidR="006A0C92" w:rsidRDefault="006A0C92" w:rsidP="006968FE">
            <w:pPr>
              <w:tabs>
                <w:tab w:val="left" w:pos="4176"/>
              </w:tabs>
              <w:spacing w:line="360" w:lineRule="auto"/>
              <w:jc w:val="center"/>
              <w:rPr>
                <w:rFonts w:ascii="Arial" w:hAnsi="Arial" w:cs="Arial"/>
                <w:sz w:val="24"/>
                <w:szCs w:val="24"/>
              </w:rPr>
            </w:pPr>
            <w:r>
              <w:rPr>
                <w:rFonts w:ascii="Arial" w:hAnsi="Arial" w:cs="Arial"/>
                <w:sz w:val="24"/>
                <w:szCs w:val="24"/>
              </w:rPr>
              <w:t>Student has highest grade</w:t>
            </w:r>
          </w:p>
        </w:tc>
        <w:tc>
          <w:tcPr>
            <w:tcW w:w="2356" w:type="dxa"/>
          </w:tcPr>
          <w:p w14:paraId="033DA5C1" w14:textId="11CDA9C8" w:rsidR="006A0C92" w:rsidRDefault="007B57BA" w:rsidP="006968FE">
            <w:pPr>
              <w:tabs>
                <w:tab w:val="left" w:pos="4176"/>
              </w:tabs>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Pr>
                <w:rFonts w:ascii="Arial" w:hAnsi="Arial" w:cs="Arial"/>
                <w:sz w:val="24"/>
                <w:szCs w:val="24"/>
              </w:rPr>
              <w:t>m</w:t>
            </w:r>
            <w:r w:rsidR="006A0C92">
              <w:rPr>
                <w:rFonts w:ascii="Arial" w:hAnsi="Arial" w:cs="Arial"/>
                <w:sz w:val="24"/>
                <w:szCs w:val="24"/>
              </w:rPr>
              <w:t>ax</w:t>
            </w:r>
            <w:r>
              <w:rPr>
                <w:rFonts w:ascii="Arial" w:hAnsi="Arial" w:cs="Arial"/>
                <w:sz w:val="24"/>
                <w:szCs w:val="24"/>
              </w:rPr>
              <w:t>G</w:t>
            </w:r>
            <w:r w:rsidR="006A0C92">
              <w:rPr>
                <w:rFonts w:ascii="Arial" w:hAnsi="Arial" w:cs="Arial"/>
                <w:sz w:val="24"/>
                <w:szCs w:val="24"/>
              </w:rPr>
              <w:t>rade</w:t>
            </w:r>
            <w:proofErr w:type="spellEnd"/>
          </w:p>
        </w:tc>
        <w:tc>
          <w:tcPr>
            <w:tcW w:w="2089" w:type="dxa"/>
          </w:tcPr>
          <w:p w14:paraId="6F0C875F" w14:textId="33BD386B" w:rsidR="006A0C92" w:rsidRDefault="006A0C92" w:rsidP="006968FE">
            <w:pPr>
              <w:tabs>
                <w:tab w:val="left" w:pos="4176"/>
              </w:tabs>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float</w:t>
            </w:r>
          </w:p>
        </w:tc>
        <w:tc>
          <w:tcPr>
            <w:tcW w:w="2945" w:type="dxa"/>
          </w:tcPr>
          <w:p w14:paraId="431ACD6D" w14:textId="3F899CFC" w:rsidR="006A0C92" w:rsidRPr="006A0C92" w:rsidRDefault="006A0C92" w:rsidP="006968FE">
            <w:pPr>
              <w:tabs>
                <w:tab w:val="left" w:pos="4176"/>
              </w:tabs>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A0C92">
              <w:rPr>
                <w:rFonts w:ascii="Arial" w:hAnsi="Arial" w:cs="Arial"/>
                <w:sz w:val="24"/>
                <w:szCs w:val="24"/>
              </w:rPr>
              <w:t>Student's grade is a real number from 0 to 10</w:t>
            </w:r>
          </w:p>
        </w:tc>
      </w:tr>
      <w:tr w:rsidR="006A0C92" w:rsidRPr="006A0C92" w14:paraId="2F30BD8F" w14:textId="7647AD9B" w:rsidTr="009B04A8">
        <w:trPr>
          <w:cnfStyle w:val="000000100000" w:firstRow="0" w:lastRow="0" w:firstColumn="0" w:lastColumn="0" w:oddVBand="0" w:evenVBand="0" w:oddHBand="1" w:evenHBand="0" w:firstRowFirstColumn="0" w:firstRowLastColumn="0" w:lastRowFirstColumn="0" w:lastRowLastColumn="0"/>
          <w:trHeight w:val="999"/>
          <w:jc w:val="center"/>
        </w:trPr>
        <w:tc>
          <w:tcPr>
            <w:cnfStyle w:val="001000000000" w:firstRow="0" w:lastRow="0" w:firstColumn="1" w:lastColumn="0" w:oddVBand="0" w:evenVBand="0" w:oddHBand="0" w:evenHBand="0" w:firstRowFirstColumn="0" w:firstRowLastColumn="0" w:lastRowFirstColumn="0" w:lastRowLastColumn="0"/>
            <w:tcW w:w="3080" w:type="dxa"/>
          </w:tcPr>
          <w:p w14:paraId="2545C4E3" w14:textId="0C8D0A18" w:rsidR="006A0C92" w:rsidRDefault="006A0C92" w:rsidP="006968FE">
            <w:pPr>
              <w:tabs>
                <w:tab w:val="left" w:pos="4176"/>
              </w:tabs>
              <w:spacing w:line="360" w:lineRule="auto"/>
              <w:jc w:val="center"/>
              <w:rPr>
                <w:rFonts w:ascii="Arial" w:hAnsi="Arial" w:cs="Arial"/>
                <w:sz w:val="24"/>
                <w:szCs w:val="24"/>
              </w:rPr>
            </w:pPr>
            <w:r>
              <w:rPr>
                <w:rFonts w:ascii="Arial" w:hAnsi="Arial" w:cs="Arial"/>
                <w:sz w:val="24"/>
                <w:szCs w:val="24"/>
              </w:rPr>
              <w:t>Student has lowest grade</w:t>
            </w:r>
          </w:p>
        </w:tc>
        <w:tc>
          <w:tcPr>
            <w:tcW w:w="2356" w:type="dxa"/>
          </w:tcPr>
          <w:p w14:paraId="009EF5E9" w14:textId="6A294689" w:rsidR="006A0C92" w:rsidRDefault="007B57BA" w:rsidP="006968FE">
            <w:pPr>
              <w:tabs>
                <w:tab w:val="left" w:pos="4176"/>
              </w:tabs>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Pr>
                <w:rFonts w:ascii="Arial" w:hAnsi="Arial" w:cs="Arial"/>
                <w:sz w:val="24"/>
                <w:szCs w:val="24"/>
              </w:rPr>
              <w:t>m</w:t>
            </w:r>
            <w:r w:rsidR="006A0C92">
              <w:rPr>
                <w:rFonts w:ascii="Arial" w:hAnsi="Arial" w:cs="Arial"/>
                <w:sz w:val="24"/>
                <w:szCs w:val="24"/>
              </w:rPr>
              <w:t>in</w:t>
            </w:r>
            <w:r>
              <w:rPr>
                <w:rFonts w:ascii="Arial" w:hAnsi="Arial" w:cs="Arial"/>
                <w:sz w:val="24"/>
                <w:szCs w:val="24"/>
              </w:rPr>
              <w:t>G</w:t>
            </w:r>
            <w:r w:rsidR="006A0C92">
              <w:rPr>
                <w:rFonts w:ascii="Arial" w:hAnsi="Arial" w:cs="Arial"/>
                <w:sz w:val="24"/>
                <w:szCs w:val="24"/>
              </w:rPr>
              <w:t>rade</w:t>
            </w:r>
            <w:proofErr w:type="spellEnd"/>
          </w:p>
        </w:tc>
        <w:tc>
          <w:tcPr>
            <w:tcW w:w="2089" w:type="dxa"/>
          </w:tcPr>
          <w:p w14:paraId="6D4C9D05" w14:textId="5D652D81" w:rsidR="006A0C92" w:rsidRDefault="006A0C92" w:rsidP="006968FE">
            <w:pPr>
              <w:tabs>
                <w:tab w:val="left" w:pos="4176"/>
              </w:tabs>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float</w:t>
            </w:r>
          </w:p>
        </w:tc>
        <w:tc>
          <w:tcPr>
            <w:tcW w:w="2945" w:type="dxa"/>
          </w:tcPr>
          <w:p w14:paraId="36DBF970" w14:textId="0A1DD3CF" w:rsidR="006A0C92" w:rsidRPr="006A0C92" w:rsidRDefault="006A0C92" w:rsidP="006968FE">
            <w:pPr>
              <w:tabs>
                <w:tab w:val="left" w:pos="4176"/>
              </w:tabs>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A0C92">
              <w:rPr>
                <w:rFonts w:ascii="Arial" w:hAnsi="Arial" w:cs="Arial"/>
                <w:sz w:val="24"/>
                <w:szCs w:val="24"/>
              </w:rPr>
              <w:t>Student's grade is a real number from 0 to 10</w:t>
            </w:r>
          </w:p>
        </w:tc>
      </w:tr>
    </w:tbl>
    <w:p w14:paraId="2DFDF5F9" w14:textId="77777777" w:rsidR="00126CAA" w:rsidRDefault="00126CAA" w:rsidP="006968FE">
      <w:pPr>
        <w:tabs>
          <w:tab w:val="left" w:pos="4176"/>
        </w:tabs>
        <w:spacing w:line="360" w:lineRule="auto"/>
        <w:jc w:val="center"/>
      </w:pPr>
    </w:p>
    <w:p w14:paraId="3C1862FC" w14:textId="2AB6483C" w:rsidR="003B6D6D" w:rsidRPr="00C5554F" w:rsidRDefault="00C5554F" w:rsidP="006968FE">
      <w:pPr>
        <w:tabs>
          <w:tab w:val="left" w:pos="4176"/>
        </w:tabs>
        <w:spacing w:line="360" w:lineRule="auto"/>
        <w:jc w:val="center"/>
        <w:rPr>
          <w:rFonts w:ascii="Arial" w:hAnsi="Arial" w:cs="Arial"/>
          <w:sz w:val="24"/>
          <w:szCs w:val="24"/>
        </w:rPr>
      </w:pPr>
      <w:proofErr w:type="gramStart"/>
      <w:r w:rsidRPr="00C5554F">
        <w:rPr>
          <w:rFonts w:ascii="Arial" w:hAnsi="Arial" w:cs="Arial"/>
        </w:rPr>
        <w:t>Note :</w:t>
      </w:r>
      <w:proofErr w:type="gramEnd"/>
      <w:r w:rsidRPr="00C5554F">
        <w:rPr>
          <w:rFonts w:ascii="Arial" w:hAnsi="Arial" w:cs="Arial"/>
        </w:rPr>
        <w:t xml:space="preserve"> n in the flowchart for menu operation is different from ones in others flowchart</w:t>
      </w:r>
      <w:r>
        <w:rPr>
          <w:rFonts w:ascii="Arial" w:hAnsi="Arial" w:cs="Arial"/>
        </w:rPr>
        <w:t>.</w:t>
      </w:r>
    </w:p>
    <w:p w14:paraId="09B5CED7" w14:textId="003A5031" w:rsidR="0070275F" w:rsidRDefault="0070275F" w:rsidP="0070275F">
      <w:pPr>
        <w:pStyle w:val="Heading1"/>
        <w:numPr>
          <w:ilvl w:val="0"/>
          <w:numId w:val="26"/>
        </w:numPr>
      </w:pPr>
      <w:bookmarkStart w:id="32" w:name="_Toc109720052"/>
      <w:r>
        <w:lastRenderedPageBreak/>
        <w:t>CONDITIONAL STATEMENTS (P2)</w:t>
      </w:r>
      <w:bookmarkEnd w:id="32"/>
    </w:p>
    <w:p w14:paraId="519F1DBF" w14:textId="6275921E" w:rsidR="00431FD4" w:rsidRPr="00431FD4" w:rsidRDefault="000B4BB6" w:rsidP="000B4BB6">
      <w:pPr>
        <w:pStyle w:val="Heading1"/>
        <w:rPr>
          <w:sz w:val="28"/>
          <w:szCs w:val="28"/>
        </w:rPr>
      </w:pPr>
      <w:bookmarkStart w:id="33" w:name="_Toc109720053"/>
      <w:proofErr w:type="gramStart"/>
      <w:r>
        <w:rPr>
          <w:sz w:val="28"/>
          <w:szCs w:val="28"/>
        </w:rPr>
        <w:t>2.</w:t>
      </w:r>
      <w:r w:rsidR="00304373">
        <w:rPr>
          <w:sz w:val="28"/>
          <w:szCs w:val="28"/>
        </w:rPr>
        <w:t xml:space="preserve">1  </w:t>
      </w:r>
      <w:r>
        <w:rPr>
          <w:sz w:val="28"/>
          <w:szCs w:val="28"/>
        </w:rPr>
        <w:t>I</w:t>
      </w:r>
      <w:r w:rsidR="00431FD4" w:rsidRPr="00431FD4">
        <w:rPr>
          <w:sz w:val="28"/>
          <w:szCs w:val="28"/>
        </w:rPr>
        <w:t>f</w:t>
      </w:r>
      <w:proofErr w:type="gramEnd"/>
      <w:r>
        <w:rPr>
          <w:sz w:val="28"/>
          <w:szCs w:val="28"/>
        </w:rPr>
        <w:t>:</w:t>
      </w:r>
      <w:bookmarkEnd w:id="33"/>
    </w:p>
    <w:p w14:paraId="3EDE8316" w14:textId="1E9BBC15" w:rsidR="00431FD4" w:rsidRDefault="00431FD4" w:rsidP="00431FD4">
      <w:pPr>
        <w:shd w:val="clear" w:color="auto" w:fill="FFFFFF"/>
        <w:spacing w:after="0" w:line="240" w:lineRule="auto"/>
        <w:jc w:val="both"/>
        <w:rPr>
          <w:rFonts w:ascii="Arial" w:hAnsi="Arial" w:cs="Arial"/>
          <w:color w:val="000000"/>
          <w:sz w:val="24"/>
          <w:szCs w:val="24"/>
        </w:rPr>
      </w:pPr>
      <w:r w:rsidRPr="00431FD4">
        <w:rPr>
          <w:rFonts w:ascii="Arial" w:hAnsi="Arial" w:cs="Arial"/>
          <w:color w:val="000000"/>
          <w:sz w:val="24"/>
          <w:szCs w:val="24"/>
        </w:rPr>
        <w:t>This is the most important tool in the selection process. Used to execute a single or group statement when the condition is true. If the condition is false, the statement is skipped,</w:t>
      </w:r>
      <w:r>
        <w:rPr>
          <w:rFonts w:ascii="Arial" w:hAnsi="Arial" w:cs="Arial"/>
          <w:color w:val="000000"/>
          <w:sz w:val="24"/>
          <w:szCs w:val="24"/>
        </w:rPr>
        <w:t xml:space="preserve"> </w:t>
      </w:r>
      <w:r w:rsidRPr="00431FD4">
        <w:rPr>
          <w:rFonts w:ascii="Arial" w:hAnsi="Arial" w:cs="Arial"/>
          <w:color w:val="000000"/>
          <w:sz w:val="24"/>
          <w:szCs w:val="24"/>
        </w:rPr>
        <w:t xml:space="preserve">and the program executes the first statement after the if selection structure </w:t>
      </w:r>
      <w:proofErr w:type="gramStart"/>
      <w:r w:rsidRPr="00431FD4">
        <w:rPr>
          <w:rFonts w:ascii="Arial" w:hAnsi="Arial" w:cs="Arial"/>
          <w:color w:val="000000"/>
          <w:sz w:val="24"/>
          <w:szCs w:val="24"/>
        </w:rPr>
        <w:t>to continue</w:t>
      </w:r>
      <w:proofErr w:type="gramEnd"/>
      <w:r w:rsidRPr="00431FD4">
        <w:rPr>
          <w:rFonts w:ascii="Arial" w:hAnsi="Arial" w:cs="Arial"/>
          <w:color w:val="000000"/>
          <w:sz w:val="24"/>
          <w:szCs w:val="24"/>
        </w:rPr>
        <w:t xml:space="preserve">. </w:t>
      </w:r>
    </w:p>
    <w:p w14:paraId="6992A1A3" w14:textId="04DD6688" w:rsidR="0007180F" w:rsidRDefault="00431FD4" w:rsidP="0007180F">
      <w:pPr>
        <w:keepNext/>
        <w:shd w:val="clear" w:color="auto" w:fill="FFFFFF"/>
        <w:spacing w:after="0" w:line="240" w:lineRule="auto"/>
        <w:jc w:val="both"/>
        <w:rPr>
          <w:rFonts w:ascii="Arial" w:hAnsi="Arial" w:cs="Arial"/>
          <w:color w:val="000000"/>
          <w:sz w:val="24"/>
          <w:szCs w:val="24"/>
        </w:rPr>
      </w:pPr>
      <w:r>
        <w:rPr>
          <w:rFonts w:ascii="Arial" w:hAnsi="Arial" w:cs="Arial"/>
          <w:color w:val="000000"/>
          <w:sz w:val="24"/>
          <w:szCs w:val="24"/>
        </w:rPr>
        <w:t xml:space="preserve">                                         </w:t>
      </w:r>
    </w:p>
    <w:p w14:paraId="50026FF1" w14:textId="77777777" w:rsidR="0007180F" w:rsidRDefault="0007180F" w:rsidP="0007180F">
      <w:pPr>
        <w:keepNext/>
        <w:shd w:val="clear" w:color="auto" w:fill="FFFFFF"/>
        <w:spacing w:after="0" w:line="240" w:lineRule="auto"/>
        <w:jc w:val="both"/>
        <w:rPr>
          <w:rFonts w:ascii="Arial" w:hAnsi="Arial" w:cs="Arial"/>
          <w:color w:val="000000"/>
          <w:sz w:val="24"/>
          <w:szCs w:val="24"/>
        </w:rPr>
      </w:pPr>
      <w:r>
        <w:rPr>
          <w:rFonts w:ascii="Arial" w:hAnsi="Arial" w:cs="Arial"/>
          <w:color w:val="000000"/>
          <w:sz w:val="24"/>
          <w:szCs w:val="24"/>
        </w:rPr>
        <w:t xml:space="preserve">                                 </w:t>
      </w:r>
      <w:r>
        <w:rPr>
          <w:noProof/>
        </w:rPr>
        <w:drawing>
          <wp:inline distT="0" distB="0" distL="0" distR="0" wp14:anchorId="3C5BE7D1" wp14:editId="2CD906E2">
            <wp:extent cx="5021580" cy="1866900"/>
            <wp:effectExtent l="0" t="0" r="7620" b="0"/>
            <wp:docPr id="10" name="Picture 10" descr="C if...else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 if...else Stateme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21580" cy="1866900"/>
                    </a:xfrm>
                    <a:prstGeom prst="rect">
                      <a:avLst/>
                    </a:prstGeom>
                    <a:noFill/>
                    <a:ln>
                      <a:noFill/>
                    </a:ln>
                  </pic:spPr>
                </pic:pic>
              </a:graphicData>
            </a:graphic>
          </wp:inline>
        </w:drawing>
      </w:r>
    </w:p>
    <w:p w14:paraId="578B40D4" w14:textId="5D72AFA6" w:rsidR="00431FD4" w:rsidRPr="0007180F" w:rsidRDefault="0007180F" w:rsidP="0007180F">
      <w:pPr>
        <w:pStyle w:val="Caption"/>
        <w:rPr>
          <w:color w:val="auto"/>
          <w:sz w:val="20"/>
          <w:szCs w:val="20"/>
        </w:rPr>
      </w:pPr>
      <w:r w:rsidRPr="0007180F">
        <w:rPr>
          <w:rFonts w:ascii="Arial" w:hAnsi="Arial" w:cs="Arial"/>
          <w:color w:val="000000"/>
          <w:sz w:val="20"/>
          <w:szCs w:val="20"/>
        </w:rPr>
        <w:t xml:space="preserve">                                                                           </w:t>
      </w:r>
      <w:r w:rsidRPr="0007180F">
        <w:rPr>
          <w:sz w:val="20"/>
          <w:szCs w:val="20"/>
        </w:rPr>
        <w:t xml:space="preserve">Figure </w:t>
      </w:r>
      <w:r w:rsidRPr="0007180F">
        <w:rPr>
          <w:sz w:val="20"/>
          <w:szCs w:val="20"/>
        </w:rPr>
        <w:fldChar w:fldCharType="begin"/>
      </w:r>
      <w:r w:rsidRPr="0007180F">
        <w:rPr>
          <w:sz w:val="20"/>
          <w:szCs w:val="20"/>
        </w:rPr>
        <w:instrText xml:space="preserve"> SEQ Figure \* ARABIC </w:instrText>
      </w:r>
      <w:r w:rsidRPr="0007180F">
        <w:rPr>
          <w:sz w:val="20"/>
          <w:szCs w:val="20"/>
        </w:rPr>
        <w:fldChar w:fldCharType="separate"/>
      </w:r>
      <w:r w:rsidR="00E845CE">
        <w:rPr>
          <w:noProof/>
          <w:sz w:val="20"/>
          <w:szCs w:val="20"/>
        </w:rPr>
        <w:t>4</w:t>
      </w:r>
      <w:r w:rsidRPr="0007180F">
        <w:rPr>
          <w:sz w:val="20"/>
          <w:szCs w:val="20"/>
        </w:rPr>
        <w:fldChar w:fldCharType="end"/>
      </w:r>
      <w:r w:rsidRPr="0007180F">
        <w:rPr>
          <w:sz w:val="20"/>
          <w:szCs w:val="20"/>
        </w:rPr>
        <w:t>: If statement</w:t>
      </w:r>
    </w:p>
    <w:p w14:paraId="2AE22B6B" w14:textId="634FC206" w:rsidR="0007180F" w:rsidRPr="0007180F" w:rsidRDefault="0007180F" w:rsidP="000B4BB6">
      <w:pPr>
        <w:shd w:val="clear" w:color="auto" w:fill="FFFFFF"/>
        <w:spacing w:after="0" w:line="360" w:lineRule="auto"/>
        <w:jc w:val="both"/>
        <w:rPr>
          <w:rFonts w:ascii="Arial" w:hAnsi="Arial" w:cs="Arial"/>
          <w:color w:val="000000"/>
          <w:sz w:val="24"/>
          <w:szCs w:val="24"/>
        </w:rPr>
      </w:pPr>
    </w:p>
    <w:p w14:paraId="41A86397" w14:textId="46DEA4AE" w:rsidR="0007180F" w:rsidRDefault="00AC2B94" w:rsidP="000B4BB6">
      <w:pPr>
        <w:shd w:val="clear" w:color="auto" w:fill="FFFFFF"/>
        <w:spacing w:after="0" w:line="360" w:lineRule="auto"/>
        <w:jc w:val="both"/>
        <w:rPr>
          <w:rFonts w:ascii="Arial" w:hAnsi="Arial" w:cs="Arial"/>
          <w:color w:val="000000"/>
          <w:sz w:val="24"/>
          <w:szCs w:val="24"/>
        </w:rPr>
      </w:pPr>
      <w:r>
        <w:rPr>
          <w:rFonts w:ascii="Arial" w:hAnsi="Arial" w:cs="Arial"/>
          <w:color w:val="000000"/>
          <w:sz w:val="24"/>
          <w:szCs w:val="24"/>
        </w:rPr>
        <w:t>I</w:t>
      </w:r>
      <w:r w:rsidR="00D65B55" w:rsidRPr="000B4BB6">
        <w:rPr>
          <w:rFonts w:ascii="Arial" w:hAnsi="Arial" w:cs="Arial"/>
          <w:color w:val="000000"/>
          <w:sz w:val="24"/>
          <w:szCs w:val="24"/>
        </w:rPr>
        <w:t xml:space="preserve"> use the if statement structure to find the student with the </w:t>
      </w:r>
      <w:proofErr w:type="gramStart"/>
      <w:r w:rsidR="00D65B55" w:rsidRPr="000B4BB6">
        <w:rPr>
          <w:rFonts w:ascii="Arial" w:hAnsi="Arial" w:cs="Arial"/>
          <w:color w:val="000000"/>
          <w:sz w:val="24"/>
          <w:szCs w:val="24"/>
        </w:rPr>
        <w:t>highest grade</w:t>
      </w:r>
      <w:proofErr w:type="gramEnd"/>
      <w:r w:rsidR="00D65B55" w:rsidRPr="000B4BB6">
        <w:rPr>
          <w:rFonts w:ascii="Arial" w:hAnsi="Arial" w:cs="Arial"/>
          <w:color w:val="000000"/>
          <w:sz w:val="24"/>
          <w:szCs w:val="24"/>
        </w:rPr>
        <w:t xml:space="preserve"> function and the student with the lowest grade function. First, use a for loop to accept the </w:t>
      </w:r>
      <w:proofErr w:type="spellStart"/>
      <w:r w:rsidR="009B04A8">
        <w:rPr>
          <w:rFonts w:ascii="Arial" w:hAnsi="Arial" w:cs="Arial"/>
          <w:color w:val="000000"/>
          <w:sz w:val="24"/>
          <w:szCs w:val="24"/>
        </w:rPr>
        <w:t>sG</w:t>
      </w:r>
      <w:r w:rsidR="00D65B55" w:rsidRPr="000B4BB6">
        <w:rPr>
          <w:rFonts w:ascii="Arial" w:hAnsi="Arial" w:cs="Arial"/>
          <w:color w:val="000000"/>
          <w:sz w:val="24"/>
          <w:szCs w:val="24"/>
        </w:rPr>
        <w:t>rade</w:t>
      </w:r>
      <w:proofErr w:type="spellEnd"/>
      <w:r w:rsidR="00D65B55" w:rsidRPr="000B4BB6">
        <w:rPr>
          <w:rFonts w:ascii="Arial" w:hAnsi="Arial" w:cs="Arial"/>
          <w:color w:val="000000"/>
          <w:sz w:val="24"/>
          <w:szCs w:val="24"/>
        </w:rPr>
        <w:t xml:space="preserve"> input from the array. The program begins comparing the inputs of the array one by one. If the value is high, </w:t>
      </w:r>
      <w:proofErr w:type="spellStart"/>
      <w:r w:rsidR="007535E9">
        <w:rPr>
          <w:rFonts w:ascii="Arial" w:hAnsi="Arial" w:cs="Arial"/>
          <w:color w:val="000000"/>
          <w:sz w:val="24"/>
          <w:szCs w:val="24"/>
        </w:rPr>
        <w:t>m</w:t>
      </w:r>
      <w:r w:rsidR="00D65B55" w:rsidRPr="000B4BB6">
        <w:rPr>
          <w:rFonts w:ascii="Arial" w:hAnsi="Arial" w:cs="Arial"/>
          <w:color w:val="000000"/>
          <w:sz w:val="24"/>
          <w:szCs w:val="24"/>
        </w:rPr>
        <w:t>ax</w:t>
      </w:r>
      <w:r w:rsidR="007535E9">
        <w:rPr>
          <w:rFonts w:ascii="Arial" w:hAnsi="Arial" w:cs="Arial"/>
          <w:color w:val="000000"/>
          <w:sz w:val="24"/>
          <w:szCs w:val="24"/>
        </w:rPr>
        <w:t>G</w:t>
      </w:r>
      <w:r w:rsidR="00D65B55" w:rsidRPr="000B4BB6">
        <w:rPr>
          <w:rFonts w:ascii="Arial" w:hAnsi="Arial" w:cs="Arial"/>
          <w:color w:val="000000"/>
          <w:sz w:val="24"/>
          <w:szCs w:val="24"/>
        </w:rPr>
        <w:t>rade</w:t>
      </w:r>
      <w:proofErr w:type="spellEnd"/>
      <w:r w:rsidR="00D65B55" w:rsidRPr="000B4BB6">
        <w:rPr>
          <w:rFonts w:ascii="Arial" w:hAnsi="Arial" w:cs="Arial"/>
          <w:color w:val="000000"/>
          <w:sz w:val="24"/>
          <w:szCs w:val="24"/>
        </w:rPr>
        <w:t xml:space="preserve"> will be assigned and the program will continue to run (</w:t>
      </w:r>
      <w:proofErr w:type="spellStart"/>
      <w:r w:rsidR="009B04A8">
        <w:rPr>
          <w:rFonts w:ascii="Arial" w:hAnsi="Arial" w:cs="Arial"/>
          <w:color w:val="000000"/>
          <w:sz w:val="24"/>
          <w:szCs w:val="24"/>
        </w:rPr>
        <w:t>sG</w:t>
      </w:r>
      <w:r w:rsidR="00D65B55" w:rsidRPr="000B4BB6">
        <w:rPr>
          <w:rFonts w:ascii="Arial" w:hAnsi="Arial" w:cs="Arial"/>
          <w:color w:val="000000"/>
          <w:sz w:val="24"/>
          <w:szCs w:val="24"/>
        </w:rPr>
        <w:t>rade</w:t>
      </w:r>
      <w:proofErr w:type="spellEnd"/>
      <w:r w:rsidR="00D65B55" w:rsidRPr="000B4BB6">
        <w:rPr>
          <w:rFonts w:ascii="Arial" w:hAnsi="Arial" w:cs="Arial"/>
          <w:color w:val="000000"/>
          <w:sz w:val="24"/>
          <w:szCs w:val="24"/>
        </w:rPr>
        <w:t xml:space="preserve"> +1) times. The final value of </w:t>
      </w:r>
      <w:proofErr w:type="spellStart"/>
      <w:r w:rsidR="007535E9">
        <w:rPr>
          <w:rFonts w:ascii="Arial" w:hAnsi="Arial" w:cs="Arial"/>
          <w:color w:val="000000"/>
          <w:sz w:val="24"/>
          <w:szCs w:val="24"/>
        </w:rPr>
        <w:t>m</w:t>
      </w:r>
      <w:r w:rsidR="007535E9" w:rsidRPr="000B4BB6">
        <w:rPr>
          <w:rFonts w:ascii="Arial" w:hAnsi="Arial" w:cs="Arial"/>
          <w:color w:val="000000"/>
          <w:sz w:val="24"/>
          <w:szCs w:val="24"/>
        </w:rPr>
        <w:t>ax</w:t>
      </w:r>
      <w:r w:rsidR="007535E9">
        <w:rPr>
          <w:rFonts w:ascii="Arial" w:hAnsi="Arial" w:cs="Arial"/>
          <w:color w:val="000000"/>
          <w:sz w:val="24"/>
          <w:szCs w:val="24"/>
        </w:rPr>
        <w:t>G</w:t>
      </w:r>
      <w:r w:rsidR="007535E9" w:rsidRPr="000B4BB6">
        <w:rPr>
          <w:rFonts w:ascii="Arial" w:hAnsi="Arial" w:cs="Arial"/>
          <w:color w:val="000000"/>
          <w:sz w:val="24"/>
          <w:szCs w:val="24"/>
        </w:rPr>
        <w:t>rade</w:t>
      </w:r>
      <w:proofErr w:type="spellEnd"/>
      <w:r w:rsidR="007535E9" w:rsidRPr="000B4BB6">
        <w:rPr>
          <w:rFonts w:ascii="Arial" w:hAnsi="Arial" w:cs="Arial"/>
          <w:color w:val="000000"/>
          <w:sz w:val="24"/>
          <w:szCs w:val="24"/>
        </w:rPr>
        <w:t xml:space="preserve"> </w:t>
      </w:r>
      <w:r w:rsidR="00D65B55" w:rsidRPr="000B4BB6">
        <w:rPr>
          <w:rFonts w:ascii="Arial" w:hAnsi="Arial" w:cs="Arial"/>
          <w:color w:val="000000"/>
          <w:sz w:val="24"/>
          <w:szCs w:val="24"/>
        </w:rPr>
        <w:t xml:space="preserve">is the highest grade. </w:t>
      </w:r>
      <w:r w:rsidR="00163363">
        <w:rPr>
          <w:rFonts w:ascii="Arial" w:hAnsi="Arial" w:cs="Arial"/>
          <w:color w:val="000000"/>
          <w:sz w:val="24"/>
          <w:szCs w:val="24"/>
        </w:rPr>
        <w:t>For the lowest, first</w:t>
      </w:r>
      <w:r w:rsidR="00D65B55" w:rsidRPr="000B4BB6">
        <w:rPr>
          <w:rFonts w:ascii="Arial" w:hAnsi="Arial" w:cs="Arial"/>
          <w:color w:val="000000"/>
          <w:sz w:val="24"/>
          <w:szCs w:val="24"/>
        </w:rPr>
        <w:t xml:space="preserve"> use a for loop to accept </w:t>
      </w:r>
      <w:proofErr w:type="spellStart"/>
      <w:r w:rsidR="009B04A8">
        <w:rPr>
          <w:rFonts w:ascii="Arial" w:hAnsi="Arial" w:cs="Arial"/>
          <w:color w:val="000000"/>
          <w:sz w:val="24"/>
          <w:szCs w:val="24"/>
        </w:rPr>
        <w:t>sG</w:t>
      </w:r>
      <w:r w:rsidR="00D65B55" w:rsidRPr="000B4BB6">
        <w:rPr>
          <w:rFonts w:ascii="Arial" w:hAnsi="Arial" w:cs="Arial"/>
          <w:color w:val="000000"/>
          <w:sz w:val="24"/>
          <w:szCs w:val="24"/>
        </w:rPr>
        <w:t>rade</w:t>
      </w:r>
      <w:proofErr w:type="spellEnd"/>
      <w:r w:rsidR="00D65B55" w:rsidRPr="000B4BB6">
        <w:rPr>
          <w:rFonts w:ascii="Arial" w:hAnsi="Arial" w:cs="Arial"/>
          <w:color w:val="000000"/>
          <w:sz w:val="24"/>
          <w:szCs w:val="24"/>
        </w:rPr>
        <w:t xml:space="preserve"> input from the array. The program begins comparing the inputs of the array one by one. If the value is small, </w:t>
      </w:r>
      <w:proofErr w:type="spellStart"/>
      <w:r w:rsidR="007535E9">
        <w:rPr>
          <w:rFonts w:ascii="Arial" w:hAnsi="Arial" w:cs="Arial"/>
          <w:color w:val="000000"/>
          <w:sz w:val="24"/>
          <w:szCs w:val="24"/>
        </w:rPr>
        <w:t>minG</w:t>
      </w:r>
      <w:r w:rsidR="00D65B55" w:rsidRPr="000B4BB6">
        <w:rPr>
          <w:rFonts w:ascii="Arial" w:hAnsi="Arial" w:cs="Arial"/>
          <w:color w:val="000000"/>
          <w:sz w:val="24"/>
          <w:szCs w:val="24"/>
        </w:rPr>
        <w:t>rade</w:t>
      </w:r>
      <w:proofErr w:type="spellEnd"/>
      <w:r w:rsidR="00D65B55" w:rsidRPr="000B4BB6">
        <w:rPr>
          <w:rFonts w:ascii="Arial" w:hAnsi="Arial" w:cs="Arial"/>
          <w:color w:val="000000"/>
          <w:sz w:val="24"/>
          <w:szCs w:val="24"/>
        </w:rPr>
        <w:t xml:space="preserve"> will be assigned and the program will continue to run (</w:t>
      </w:r>
      <w:proofErr w:type="spellStart"/>
      <w:proofErr w:type="gramStart"/>
      <w:r w:rsidR="009B04A8">
        <w:rPr>
          <w:rFonts w:ascii="Arial" w:hAnsi="Arial" w:cs="Arial"/>
          <w:color w:val="000000"/>
          <w:sz w:val="24"/>
          <w:szCs w:val="24"/>
        </w:rPr>
        <w:t>sG</w:t>
      </w:r>
      <w:r w:rsidR="00D65B55" w:rsidRPr="000B4BB6">
        <w:rPr>
          <w:rFonts w:ascii="Arial" w:hAnsi="Arial" w:cs="Arial"/>
          <w:color w:val="000000"/>
          <w:sz w:val="24"/>
          <w:szCs w:val="24"/>
        </w:rPr>
        <w:t>rade</w:t>
      </w:r>
      <w:proofErr w:type="spellEnd"/>
      <w:r w:rsidR="00D65B55" w:rsidRPr="000B4BB6">
        <w:rPr>
          <w:rFonts w:ascii="Arial" w:hAnsi="Arial" w:cs="Arial"/>
          <w:color w:val="000000"/>
          <w:sz w:val="24"/>
          <w:szCs w:val="24"/>
        </w:rPr>
        <w:t>  +</w:t>
      </w:r>
      <w:proofErr w:type="gramEnd"/>
      <w:r w:rsidR="00D65B55" w:rsidRPr="000B4BB6">
        <w:rPr>
          <w:rFonts w:ascii="Arial" w:hAnsi="Arial" w:cs="Arial"/>
          <w:color w:val="000000"/>
          <w:sz w:val="24"/>
          <w:szCs w:val="24"/>
        </w:rPr>
        <w:t xml:space="preserve">1) times. The final value of the </w:t>
      </w:r>
      <w:proofErr w:type="spellStart"/>
      <w:r w:rsidR="007535E9">
        <w:rPr>
          <w:rFonts w:ascii="Arial" w:hAnsi="Arial" w:cs="Arial"/>
          <w:color w:val="000000"/>
          <w:sz w:val="24"/>
          <w:szCs w:val="24"/>
        </w:rPr>
        <w:t>minG</w:t>
      </w:r>
      <w:r w:rsidR="007535E9" w:rsidRPr="000B4BB6">
        <w:rPr>
          <w:rFonts w:ascii="Arial" w:hAnsi="Arial" w:cs="Arial"/>
          <w:color w:val="000000"/>
          <w:sz w:val="24"/>
          <w:szCs w:val="24"/>
        </w:rPr>
        <w:t>rade</w:t>
      </w:r>
      <w:proofErr w:type="spellEnd"/>
      <w:r w:rsidR="00D65B55" w:rsidRPr="000B4BB6">
        <w:rPr>
          <w:rFonts w:ascii="Arial" w:hAnsi="Arial" w:cs="Arial"/>
          <w:color w:val="000000"/>
          <w:sz w:val="24"/>
          <w:szCs w:val="24"/>
        </w:rPr>
        <w:t xml:space="preserve"> is the lowest grade.</w:t>
      </w:r>
    </w:p>
    <w:p w14:paraId="548785F9" w14:textId="654F9B18" w:rsidR="000B4BB6" w:rsidRPr="000B4BB6" w:rsidRDefault="00304373" w:rsidP="00304373">
      <w:pPr>
        <w:pStyle w:val="Heading1"/>
        <w:rPr>
          <w:rFonts w:ascii="Times New Roman" w:hAnsi="Times New Roman"/>
        </w:rPr>
      </w:pPr>
      <w:bookmarkStart w:id="34" w:name="_Toc109720054"/>
      <w:r>
        <w:t xml:space="preserve">2.2 </w:t>
      </w:r>
      <w:r w:rsidR="000B4BB6" w:rsidRPr="000B4BB6">
        <w:t>Switch-case:</w:t>
      </w:r>
      <w:bookmarkEnd w:id="34"/>
      <w:r w:rsidR="000B4BB6" w:rsidRPr="000B4BB6">
        <w:t> </w:t>
      </w:r>
    </w:p>
    <w:p w14:paraId="76343050" w14:textId="05F874A9" w:rsidR="00CA5BBD" w:rsidRDefault="000B4BB6" w:rsidP="000B4BB6">
      <w:pPr>
        <w:spacing w:after="0" w:line="360" w:lineRule="auto"/>
        <w:jc w:val="both"/>
        <w:rPr>
          <w:rFonts w:ascii="Arial" w:hAnsi="Arial" w:cs="Arial"/>
          <w:color w:val="000000"/>
          <w:sz w:val="24"/>
          <w:szCs w:val="24"/>
        </w:rPr>
      </w:pPr>
      <w:r w:rsidRPr="000B4BB6">
        <w:rPr>
          <w:rFonts w:ascii="Arial" w:hAnsi="Arial" w:cs="Arial"/>
          <w:color w:val="000000"/>
          <w:sz w:val="24"/>
          <w:szCs w:val="24"/>
        </w:rPr>
        <w:t xml:space="preserve">In C, the switch statement compares the value of a variable to some scenarios. When a case match is found, a block of statements related to that </w:t>
      </w:r>
      <w:proofErr w:type="gramStart"/>
      <w:r w:rsidRPr="000B4BB6">
        <w:rPr>
          <w:rFonts w:ascii="Arial" w:hAnsi="Arial" w:cs="Arial"/>
          <w:color w:val="000000"/>
          <w:sz w:val="24"/>
          <w:szCs w:val="24"/>
        </w:rPr>
        <w:t>particular case</w:t>
      </w:r>
      <w:proofErr w:type="gramEnd"/>
      <w:r w:rsidRPr="000B4BB6">
        <w:rPr>
          <w:rFonts w:ascii="Arial" w:hAnsi="Arial" w:cs="Arial"/>
          <w:color w:val="000000"/>
          <w:sz w:val="24"/>
          <w:szCs w:val="24"/>
        </w:rPr>
        <w:t xml:space="preserve"> is executed. </w:t>
      </w:r>
    </w:p>
    <w:p w14:paraId="2B86C925" w14:textId="5D0C13BB" w:rsidR="00CA5BBD" w:rsidRDefault="000B4BB6" w:rsidP="000B4BB6">
      <w:pPr>
        <w:spacing w:after="0" w:line="360" w:lineRule="auto"/>
        <w:jc w:val="both"/>
        <w:rPr>
          <w:rFonts w:ascii="Arial" w:hAnsi="Arial" w:cs="Arial"/>
          <w:color w:val="000000"/>
          <w:sz w:val="24"/>
          <w:szCs w:val="24"/>
        </w:rPr>
      </w:pPr>
      <w:r w:rsidRPr="000B4BB6">
        <w:rPr>
          <w:rFonts w:ascii="Arial" w:hAnsi="Arial" w:cs="Arial"/>
          <w:color w:val="000000"/>
          <w:sz w:val="24"/>
          <w:szCs w:val="24"/>
        </w:rPr>
        <w:t>Each case in the switch block has a unique name or number called an identifier. The user's value is compared to all cases in the switch block until a match is found</w:t>
      </w:r>
      <w:ins w:id="35" w:author="Trần Hoàng Phúc" w:date="2023-09-19T15:58:00Z">
        <w:r w:rsidR="006D10A4">
          <w:rPr>
            <w:rStyle w:val="FootnoteReference"/>
            <w:rFonts w:ascii="Arial" w:hAnsi="Arial" w:cs="Arial"/>
            <w:color w:val="000000"/>
            <w:sz w:val="24"/>
            <w:szCs w:val="24"/>
          </w:rPr>
          <w:footnoteReference w:id="1"/>
        </w:r>
      </w:ins>
      <w:r w:rsidRPr="000B4BB6">
        <w:rPr>
          <w:rFonts w:ascii="Arial" w:hAnsi="Arial" w:cs="Arial"/>
          <w:color w:val="000000"/>
          <w:sz w:val="24"/>
          <w:szCs w:val="24"/>
        </w:rPr>
        <w:t>.</w:t>
      </w:r>
    </w:p>
    <w:p w14:paraId="4CCCB659" w14:textId="230216FD" w:rsidR="00CA5BBD" w:rsidRDefault="00CA5BBD" w:rsidP="00CA5BBD">
      <w:pPr>
        <w:spacing w:after="0" w:line="360" w:lineRule="auto"/>
        <w:jc w:val="both"/>
        <w:rPr>
          <w:rFonts w:ascii="Arial" w:hAnsi="Arial" w:cs="Arial"/>
          <w:color w:val="000000"/>
          <w:sz w:val="24"/>
          <w:szCs w:val="24"/>
        </w:rPr>
      </w:pPr>
      <w:r>
        <w:rPr>
          <w:noProof/>
        </w:rPr>
        <w:lastRenderedPageBreak/>
        <mc:AlternateContent>
          <mc:Choice Requires="wps">
            <w:drawing>
              <wp:anchor distT="0" distB="0" distL="114300" distR="114300" simplePos="0" relativeHeight="251660288" behindDoc="0" locked="0" layoutInCell="1" allowOverlap="1" wp14:anchorId="22389C10" wp14:editId="789D5195">
                <wp:simplePos x="0" y="0"/>
                <wp:positionH relativeFrom="column">
                  <wp:posOffset>2316480</wp:posOffset>
                </wp:positionH>
                <wp:positionV relativeFrom="paragraph">
                  <wp:posOffset>4471035</wp:posOffset>
                </wp:positionV>
                <wp:extent cx="278892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2788920" cy="635"/>
                        </a:xfrm>
                        <a:prstGeom prst="rect">
                          <a:avLst/>
                        </a:prstGeom>
                        <a:solidFill>
                          <a:prstClr val="white"/>
                        </a:solidFill>
                        <a:ln>
                          <a:noFill/>
                        </a:ln>
                      </wps:spPr>
                      <wps:txbx>
                        <w:txbxContent>
                          <w:p w14:paraId="6076B6FA" w14:textId="5A0505BF" w:rsidR="00CA5BBD" w:rsidRPr="00CA5BBD" w:rsidRDefault="00CA5BBD" w:rsidP="00CA5BBD">
                            <w:pPr>
                              <w:pStyle w:val="Caption"/>
                              <w:rPr>
                                <w:noProof/>
                                <w:sz w:val="20"/>
                                <w:szCs w:val="20"/>
                              </w:rPr>
                            </w:pPr>
                            <w:r w:rsidRPr="00CA5BBD">
                              <w:rPr>
                                <w:sz w:val="20"/>
                                <w:szCs w:val="20"/>
                              </w:rPr>
                              <w:t xml:space="preserve">Figure </w:t>
                            </w:r>
                            <w:r w:rsidRPr="00CA5BBD">
                              <w:rPr>
                                <w:sz w:val="20"/>
                                <w:szCs w:val="20"/>
                              </w:rPr>
                              <w:fldChar w:fldCharType="begin"/>
                            </w:r>
                            <w:r w:rsidRPr="00CA5BBD">
                              <w:rPr>
                                <w:sz w:val="20"/>
                                <w:szCs w:val="20"/>
                              </w:rPr>
                              <w:instrText xml:space="preserve"> SEQ Figure \* ARABIC </w:instrText>
                            </w:r>
                            <w:r w:rsidRPr="00CA5BBD">
                              <w:rPr>
                                <w:sz w:val="20"/>
                                <w:szCs w:val="20"/>
                              </w:rPr>
                              <w:fldChar w:fldCharType="separate"/>
                            </w:r>
                            <w:r w:rsidR="00E845CE">
                              <w:rPr>
                                <w:noProof/>
                                <w:sz w:val="20"/>
                                <w:szCs w:val="20"/>
                              </w:rPr>
                              <w:t>5</w:t>
                            </w:r>
                            <w:r w:rsidRPr="00CA5BBD">
                              <w:rPr>
                                <w:sz w:val="20"/>
                                <w:szCs w:val="20"/>
                              </w:rPr>
                              <w:fldChar w:fldCharType="end"/>
                            </w:r>
                            <w:r w:rsidRPr="00CA5BBD">
                              <w:rPr>
                                <w:sz w:val="20"/>
                                <w:szCs w:val="20"/>
                              </w:rPr>
                              <w:t>: Switch case flow 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389C10" id="_x0000_t202" coordsize="21600,21600" o:spt="202" path="m,l,21600r21600,l21600,xe">
                <v:stroke joinstyle="miter"/>
                <v:path gradientshapeok="t" o:connecttype="rect"/>
              </v:shapetype>
              <v:shape id="Text Box 1" o:spid="_x0000_s1026" type="#_x0000_t202" style="position:absolute;left:0;text-align:left;margin-left:182.4pt;margin-top:352.05pt;width:219.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" stroked="f">
                <v:textbox style="mso-fit-shape-to-text:t" inset="0,0,0,0">
                  <w:txbxContent>
                    <w:p w14:paraId="6076B6FA" w14:textId="5A0505BF" w:rsidR="00CA5BBD" w:rsidRPr="00CA5BBD" w:rsidRDefault="00CA5BBD" w:rsidP="00CA5BBD">
                      <w:pPr>
                        <w:pStyle w:val="Caption"/>
                        <w:rPr>
                          <w:noProof/>
                          <w:sz w:val="20"/>
                          <w:szCs w:val="20"/>
                        </w:rPr>
                      </w:pPr>
                      <w:r w:rsidRPr="00CA5BBD">
                        <w:rPr>
                          <w:sz w:val="20"/>
                          <w:szCs w:val="20"/>
                        </w:rPr>
                        <w:t xml:space="preserve">Figure </w:t>
                      </w:r>
                      <w:r w:rsidRPr="00CA5BBD">
                        <w:rPr>
                          <w:sz w:val="20"/>
                          <w:szCs w:val="20"/>
                        </w:rPr>
                        <w:fldChar w:fldCharType="begin"/>
                      </w:r>
                      <w:r w:rsidRPr="00CA5BBD">
                        <w:rPr>
                          <w:sz w:val="20"/>
                          <w:szCs w:val="20"/>
                        </w:rPr>
                        <w:instrText xml:space="preserve"> SEQ Figure \* ARABIC </w:instrText>
                      </w:r>
                      <w:r w:rsidRPr="00CA5BBD">
                        <w:rPr>
                          <w:sz w:val="20"/>
                          <w:szCs w:val="20"/>
                        </w:rPr>
                        <w:fldChar w:fldCharType="separate"/>
                      </w:r>
                      <w:r w:rsidR="00E845CE">
                        <w:rPr>
                          <w:noProof/>
                          <w:sz w:val="20"/>
                          <w:szCs w:val="20"/>
                        </w:rPr>
                        <w:t>5</w:t>
                      </w:r>
                      <w:r w:rsidRPr="00CA5BBD">
                        <w:rPr>
                          <w:sz w:val="20"/>
                          <w:szCs w:val="20"/>
                        </w:rPr>
                        <w:fldChar w:fldCharType="end"/>
                      </w:r>
                      <w:r w:rsidRPr="00CA5BBD">
                        <w:rPr>
                          <w:sz w:val="20"/>
                          <w:szCs w:val="20"/>
                        </w:rPr>
                        <w:t>: Switch case flow chart</w:t>
                      </w:r>
                    </w:p>
                  </w:txbxContent>
                </v:textbox>
                <w10:wrap type="topAndBottom"/>
              </v:shape>
            </w:pict>
          </mc:Fallback>
        </mc:AlternateContent>
      </w:r>
      <w:r>
        <w:rPr>
          <w:noProof/>
        </w:rPr>
        <w:drawing>
          <wp:anchor distT="0" distB="0" distL="114300" distR="114300" simplePos="0" relativeHeight="251658240" behindDoc="0" locked="0" layoutInCell="1" allowOverlap="1" wp14:anchorId="39DD14E2" wp14:editId="4DF0CB2B">
            <wp:simplePos x="0" y="0"/>
            <wp:positionH relativeFrom="column">
              <wp:posOffset>2316480</wp:posOffset>
            </wp:positionH>
            <wp:positionV relativeFrom="paragraph">
              <wp:posOffset>152400</wp:posOffset>
            </wp:positionV>
            <wp:extent cx="2788920" cy="4261485"/>
            <wp:effectExtent l="0" t="0" r="0" b="5715"/>
            <wp:wrapTopAndBottom/>
            <wp:docPr id="16" name="Picture 16" descr="Switch Case Statement | Learn Programming step by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witch Case Statement | Learn Programming step by ste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88920" cy="4261485"/>
                    </a:xfrm>
                    <a:prstGeom prst="rect">
                      <a:avLst/>
                    </a:prstGeom>
                    <a:noFill/>
                    <a:ln>
                      <a:noFill/>
                    </a:ln>
                  </pic:spPr>
                </pic:pic>
              </a:graphicData>
            </a:graphic>
          </wp:anchor>
        </w:drawing>
      </w:r>
      <w:r w:rsidRPr="00CA5BBD">
        <w:t xml:space="preserve"> </w:t>
      </w:r>
    </w:p>
    <w:p w14:paraId="38A6608A" w14:textId="62AD74BB" w:rsidR="006D10A4" w:rsidRDefault="006D10A4" w:rsidP="006D10A4">
      <w:pPr>
        <w:pStyle w:val="Caption"/>
        <w:tabs>
          <w:tab w:val="left" w:pos="2070"/>
          <w:tab w:val="left" w:pos="9000"/>
        </w:tabs>
        <w:rPr>
          <w:ins w:id="43" w:author="Trần Hoàng Phúc" w:date="2023-09-19T15:50:00Z"/>
          <w:rFonts w:ascii="Arial" w:hAnsi="Arial" w:cs="Arial"/>
          <w:color w:val="000000"/>
          <w:sz w:val="24"/>
          <w:szCs w:val="24"/>
        </w:rPr>
        <w:pPrChange w:id="44" w:author="Trần Hoàng Phúc" w:date="2023-09-19T15:53:00Z">
          <w:pPr>
            <w:spacing w:after="0" w:line="360" w:lineRule="auto"/>
            <w:jc w:val="both"/>
          </w:pPr>
        </w:pPrChange>
      </w:pPr>
      <w:ins w:id="45" w:author="Trần Hoàng Phúc" w:date="2023-09-19T15:54:00Z">
        <w:r>
          <w:rPr>
            <w:rFonts w:ascii="Arial" w:hAnsi="Arial" w:cs="Arial"/>
            <w:i w:val="0"/>
            <w:color w:val="000000"/>
            <w:sz w:val="24"/>
            <w:szCs w:val="24"/>
          </w:rPr>
          <w:tab/>
        </w:r>
      </w:ins>
      <w:bookmarkStart w:id="46" w:name="_Ref146031344"/>
      <m:oMath>
        <m:nary>
          <m:naryPr>
            <m:ctrlPr>
              <w:rPr>
                <w:rFonts w:ascii="Cambria Math" w:hAnsi="Cambria Math" w:cs="Arial"/>
                <w:color w:val="000000"/>
                <w:sz w:val="24"/>
                <w:szCs w:val="24"/>
              </w:rPr>
            </m:ctrlPr>
          </m:naryPr>
          <m:sub>
            <m:r>
              <w:ins w:id="47" w:author="Trần Hoàng Phúc" w:date="2023-09-19T15:50:00Z">
                <m:rPr>
                  <m:sty m:val="p"/>
                </m:rPr>
                <w:rPr>
                  <w:rFonts w:ascii="Cambria Math" w:hAnsi="Cambria Math" w:cs="Arial"/>
                  <w:color w:val="000000"/>
                  <w:sz w:val="24"/>
                  <w:szCs w:val="24"/>
                </w:rPr>
                <m:t>x</m:t>
              </w:ins>
            </m:r>
            <m:ctrlPr>
              <w:rPr>
                <w:rFonts w:ascii="Cambria Math" w:hAnsi="Cambria Math" w:cs="Arial"/>
                <w:i w:val="0"/>
                <w:color w:val="000000"/>
                <w:sz w:val="24"/>
                <w:szCs w:val="24"/>
              </w:rPr>
            </m:ctrlPr>
          </m:sub>
          <m:sup>
            <m:r>
              <w:ins w:id="48" w:author="Trần Hoàng Phúc" w:date="2023-09-19T15:50:00Z">
                <m:rPr>
                  <m:sty m:val="p"/>
                </m:rPr>
                <w:rPr>
                  <w:rFonts w:ascii="Cambria Math" w:hAnsi="Cambria Math" w:cs="Arial"/>
                  <w:color w:val="000000"/>
                  <w:sz w:val="24"/>
                  <w:szCs w:val="24"/>
                </w:rPr>
                <m:t>y</m:t>
              </w:ins>
            </m:r>
            <m:ctrlPr>
              <w:rPr>
                <w:rFonts w:ascii="Cambria Math" w:hAnsi="Cambria Math" w:cs="Arial"/>
                <w:i w:val="0"/>
                <w:color w:val="000000"/>
                <w:sz w:val="24"/>
                <w:szCs w:val="24"/>
              </w:rPr>
            </m:ctrlPr>
          </m:sup>
          <m:e>
            <m:d>
              <m:dPr>
                <m:ctrlPr>
                  <w:ins w:id="49" w:author="Trần Hoàng Phúc" w:date="2023-09-19T15:50:00Z">
                    <w:rPr>
                      <w:rFonts w:ascii="Cambria Math" w:hAnsi="Cambria Math" w:cs="Arial"/>
                      <w:i w:val="0"/>
                      <w:color w:val="000000"/>
                      <w:sz w:val="24"/>
                      <w:szCs w:val="24"/>
                    </w:rPr>
                  </w:ins>
                </m:ctrlPr>
              </m:dPr>
              <m:e>
                <m:sSup>
                  <m:sSupPr>
                    <m:ctrlPr>
                      <w:ins w:id="50" w:author="Trần Hoàng Phúc" w:date="2023-09-19T15:51:00Z">
                        <w:rPr>
                          <w:rFonts w:ascii="Cambria Math" w:hAnsi="Cambria Math" w:cs="Arial"/>
                          <w:i w:val="0"/>
                          <w:color w:val="000000"/>
                          <w:sz w:val="24"/>
                          <w:szCs w:val="24"/>
                        </w:rPr>
                      </w:ins>
                    </m:ctrlPr>
                  </m:sSupPr>
                  <m:e>
                    <m:r>
                      <w:ins w:id="51" w:author="Trần Hoàng Phúc" w:date="2023-09-19T15:51:00Z">
                        <m:rPr>
                          <m:sty m:val="p"/>
                        </m:rPr>
                        <w:rPr>
                          <w:rFonts w:ascii="Cambria Math" w:hAnsi="Cambria Math" w:cs="Arial"/>
                          <w:color w:val="000000"/>
                          <w:sz w:val="24"/>
                          <w:szCs w:val="24"/>
                        </w:rPr>
                        <m:t>x</m:t>
                      </w:ins>
                    </m:r>
                  </m:e>
                  <m:sup>
                    <m:r>
                      <w:ins w:id="52" w:author="Trần Hoàng Phúc" w:date="2023-09-19T15:51:00Z">
                        <m:rPr>
                          <m:sty m:val="p"/>
                        </m:rPr>
                        <w:rPr>
                          <w:rFonts w:ascii="Cambria Math" w:hAnsi="Cambria Math" w:cs="Arial"/>
                          <w:color w:val="000000"/>
                          <w:sz w:val="24"/>
                          <w:szCs w:val="24"/>
                        </w:rPr>
                        <m:t>2</m:t>
                      </w:ins>
                    </m:r>
                  </m:sup>
                </m:sSup>
                <m:r>
                  <w:ins w:id="53" w:author="Trần Hoàng Phúc" w:date="2023-09-19T15:51:00Z">
                    <m:rPr>
                      <m:sty m:val="p"/>
                    </m:rPr>
                    <w:rPr>
                      <w:rFonts w:ascii="Cambria Math" w:hAnsi="Cambria Math" w:cs="Arial"/>
                      <w:color w:val="000000"/>
                      <w:sz w:val="24"/>
                      <w:szCs w:val="24"/>
                    </w:rPr>
                    <m:t>+</m:t>
                  </w:ins>
                </m:r>
                <m:sSup>
                  <m:sSupPr>
                    <m:ctrlPr>
                      <w:ins w:id="54" w:author="Trần Hoàng Phúc" w:date="2023-09-19T15:51:00Z">
                        <w:rPr>
                          <w:rFonts w:ascii="Cambria Math" w:hAnsi="Cambria Math" w:cs="Arial"/>
                          <w:i w:val="0"/>
                          <w:color w:val="000000"/>
                          <w:sz w:val="24"/>
                          <w:szCs w:val="24"/>
                        </w:rPr>
                      </w:ins>
                    </m:ctrlPr>
                  </m:sSupPr>
                  <m:e>
                    <m:r>
                      <w:ins w:id="55" w:author="Trần Hoàng Phúc" w:date="2023-09-19T15:51:00Z">
                        <m:rPr>
                          <m:sty m:val="p"/>
                        </m:rPr>
                        <w:rPr>
                          <w:rFonts w:ascii="Cambria Math" w:hAnsi="Cambria Math" w:cs="Arial"/>
                          <w:color w:val="000000"/>
                          <w:sz w:val="24"/>
                          <w:szCs w:val="24"/>
                        </w:rPr>
                        <m:t>y</m:t>
                      </w:ins>
                    </m:r>
                  </m:e>
                  <m:sup>
                    <m:r>
                      <w:ins w:id="56" w:author="Trần Hoàng Phúc" w:date="2023-09-19T15:51:00Z">
                        <m:rPr>
                          <m:sty m:val="p"/>
                        </m:rPr>
                        <w:rPr>
                          <w:rFonts w:ascii="Cambria Math" w:hAnsi="Cambria Math" w:cs="Arial"/>
                          <w:color w:val="000000"/>
                          <w:sz w:val="24"/>
                          <w:szCs w:val="24"/>
                        </w:rPr>
                        <m:t>2</m:t>
                      </w:ins>
                    </m:r>
                  </m:sup>
                </m:sSup>
              </m:e>
            </m:d>
            <m:r>
              <w:ins w:id="57" w:author="Trần Hoàng Phúc" w:date="2023-09-19T15:51:00Z">
                <m:rPr>
                  <m:sty m:val="p"/>
                </m:rPr>
                <w:rPr>
                  <w:rFonts w:ascii="Cambria Math" w:hAnsi="Cambria Math" w:cs="Arial"/>
                  <w:color w:val="000000"/>
                  <w:sz w:val="24"/>
                  <w:szCs w:val="24"/>
                </w:rPr>
                <m:t>dx</m:t>
              </w:ins>
            </m:r>
          </m:e>
        </m:nary>
        <m:r>
          <w:ins w:id="58" w:author="Trần Hoàng Phúc" w:date="2023-09-19T15:51:00Z">
            <m:rPr>
              <m:sty m:val="p"/>
            </m:rPr>
            <w:rPr>
              <w:rFonts w:ascii="Cambria Math" w:hAnsi="Cambria Math" w:cs="Arial"/>
              <w:color w:val="000000"/>
              <w:sz w:val="24"/>
              <w:szCs w:val="24"/>
            </w:rPr>
            <m:t>=5</m:t>
          </w:ins>
        </m:r>
      </m:oMath>
      <w:ins w:id="59" w:author="Trần Hoàng Phúc" w:date="2023-09-19T15:51:00Z">
        <w:r>
          <w:rPr>
            <w:rFonts w:ascii="Arial" w:hAnsi="Arial" w:cs="Arial"/>
            <w:color w:val="000000"/>
            <w:sz w:val="24"/>
            <w:szCs w:val="24"/>
          </w:rPr>
          <w:tab/>
        </w:r>
      </w:ins>
      <w:ins w:id="60" w:author="Trần Hoàng Phúc" w:date="2023-09-19T15:52:00Z">
        <w:r>
          <w:t xml:space="preserve">( </w:t>
        </w:r>
        <w:r>
          <w:fldChar w:fldCharType="begin"/>
        </w:r>
        <w:r>
          <w:instrText xml:space="preserve"> SEQ ( \* ARABIC </w:instrText>
        </w:r>
      </w:ins>
      <w:r>
        <w:fldChar w:fldCharType="separate"/>
      </w:r>
      <w:ins w:id="61" w:author="Trần Hoàng Phúc" w:date="2023-09-19T15:52:00Z">
        <w:r>
          <w:rPr>
            <w:noProof/>
          </w:rPr>
          <w:t>1</w:t>
        </w:r>
        <w:r>
          <w:fldChar w:fldCharType="end"/>
        </w:r>
        <w:bookmarkEnd w:id="46"/>
        <w:r>
          <w:t>)</w:t>
        </w:r>
      </w:ins>
    </w:p>
    <w:p w14:paraId="76F6B143" w14:textId="1393E363" w:rsidR="006F3E82" w:rsidRDefault="000B4BB6" w:rsidP="000B4BB6">
      <w:pPr>
        <w:spacing w:after="0" w:line="360" w:lineRule="auto"/>
        <w:jc w:val="both"/>
        <w:rPr>
          <w:rFonts w:ascii="Arial" w:hAnsi="Arial" w:cs="Arial"/>
          <w:color w:val="000000"/>
          <w:sz w:val="24"/>
          <w:szCs w:val="24"/>
        </w:rPr>
      </w:pPr>
      <w:r w:rsidRPr="000B4BB6">
        <w:rPr>
          <w:rFonts w:ascii="Arial" w:hAnsi="Arial" w:cs="Arial"/>
          <w:color w:val="000000"/>
          <w:sz w:val="24"/>
          <w:szCs w:val="24"/>
        </w:rPr>
        <w:t xml:space="preserve"> The value of the variable or expression in parentheses is compared to the value provided by the switch statement on each instance. If a match is found, the statement following the case is executed. If no match is found, the default statement is used. You must place a keyword break at the end of each case to exit the switch immediately after the statement is executed</w:t>
      </w:r>
      <w:ins w:id="62" w:author="Trần Hoàng Phúc" w:date="2023-09-19T15:54:00Z">
        <w:r w:rsidR="006D10A4">
          <w:rPr>
            <w:rFonts w:ascii="Arial" w:hAnsi="Arial" w:cs="Arial"/>
            <w:color w:val="000000"/>
            <w:sz w:val="24"/>
            <w:szCs w:val="24"/>
          </w:rPr>
          <w:t xml:space="preserve"> at equation (</w:t>
        </w:r>
      </w:ins>
      <w:ins w:id="63" w:author="Trần Hoàng Phúc" w:date="2023-09-19T15:55:00Z">
        <w:r w:rsidR="006D10A4">
          <w:rPr>
            <w:rFonts w:ascii="Arial" w:hAnsi="Arial" w:cs="Arial"/>
            <w:color w:val="000000"/>
            <w:sz w:val="24"/>
            <w:szCs w:val="24"/>
          </w:rPr>
          <w:fldChar w:fldCharType="begin"/>
        </w:r>
        <w:r w:rsidR="006D10A4">
          <w:rPr>
            <w:rFonts w:ascii="Arial" w:hAnsi="Arial" w:cs="Arial"/>
            <w:color w:val="000000"/>
            <w:sz w:val="24"/>
            <w:szCs w:val="24"/>
          </w:rPr>
          <w:instrText xml:space="preserve"> REF _Ref146031344 \h </w:instrText>
        </w:r>
        <w:r w:rsidR="006D10A4">
          <w:rPr>
            <w:rFonts w:ascii="Arial" w:hAnsi="Arial" w:cs="Arial"/>
            <w:color w:val="000000"/>
            <w:sz w:val="24"/>
            <w:szCs w:val="24"/>
          </w:rPr>
        </w:r>
      </w:ins>
      <w:r w:rsidR="006D10A4">
        <w:rPr>
          <w:rFonts w:ascii="Arial" w:hAnsi="Arial" w:cs="Arial"/>
          <w:color w:val="000000"/>
          <w:sz w:val="24"/>
          <w:szCs w:val="24"/>
        </w:rPr>
        <w:fldChar w:fldCharType="separate"/>
      </w:r>
      <w:ins w:id="64" w:author="Trần Hoàng Phúc" w:date="2023-09-19T15:55:00Z">
        <w:r w:rsidR="006D10A4">
          <w:t xml:space="preserve"> </w:t>
        </w:r>
        <w:r w:rsidR="006D10A4">
          <w:rPr>
            <w:noProof/>
          </w:rPr>
          <w:t>1</w:t>
        </w:r>
        <w:r w:rsidR="006D10A4">
          <w:rPr>
            <w:rFonts w:ascii="Arial" w:hAnsi="Arial" w:cs="Arial"/>
            <w:color w:val="000000"/>
            <w:sz w:val="24"/>
            <w:szCs w:val="24"/>
          </w:rPr>
          <w:fldChar w:fldCharType="end"/>
        </w:r>
        <w:r w:rsidR="006D10A4">
          <w:rPr>
            <w:rFonts w:ascii="Arial" w:hAnsi="Arial" w:cs="Arial"/>
            <w:color w:val="000000"/>
            <w:sz w:val="24"/>
            <w:szCs w:val="24"/>
          </w:rPr>
          <w:t>)</w:t>
        </w:r>
      </w:ins>
      <w:r w:rsidRPr="000B4BB6">
        <w:rPr>
          <w:rFonts w:ascii="Arial" w:hAnsi="Arial" w:cs="Arial"/>
          <w:color w:val="000000"/>
          <w:sz w:val="24"/>
          <w:szCs w:val="24"/>
        </w:rPr>
        <w:t xml:space="preserve">. </w:t>
      </w:r>
    </w:p>
    <w:p w14:paraId="2CC9B05F" w14:textId="22169700" w:rsidR="00475398" w:rsidRDefault="000B4BB6" w:rsidP="000B4BB6">
      <w:pPr>
        <w:spacing w:after="0" w:line="360" w:lineRule="auto"/>
        <w:jc w:val="both"/>
        <w:rPr>
          <w:rFonts w:ascii="Arial" w:hAnsi="Arial" w:cs="Arial"/>
          <w:color w:val="000000"/>
          <w:sz w:val="24"/>
          <w:szCs w:val="24"/>
        </w:rPr>
      </w:pPr>
      <w:r w:rsidRPr="000B4BB6">
        <w:rPr>
          <w:rFonts w:ascii="Arial" w:hAnsi="Arial" w:cs="Arial"/>
          <w:color w:val="000000"/>
          <w:sz w:val="24"/>
          <w:szCs w:val="24"/>
        </w:rPr>
        <w:t xml:space="preserve">In this scenario, the programmer defines an integer variable named n. There, the n is considered only once and compared to the value of the case. If a block of statements follows a case that has a matching value, the statements within that block will be executed. </w:t>
      </w:r>
    </w:p>
    <w:p w14:paraId="57ABB07E" w14:textId="396519D4" w:rsidR="00843202" w:rsidRDefault="00843202" w:rsidP="000B4BB6">
      <w:pPr>
        <w:spacing w:after="0" w:line="360" w:lineRule="auto"/>
        <w:jc w:val="both"/>
        <w:rPr>
          <w:rFonts w:ascii="Arial" w:hAnsi="Arial" w:cs="Arial"/>
          <w:color w:val="000000"/>
          <w:sz w:val="24"/>
          <w:szCs w:val="24"/>
        </w:rPr>
      </w:pPr>
      <w:r>
        <w:rPr>
          <w:rFonts w:ascii="Arial" w:hAnsi="Arial" w:cs="Arial"/>
          <w:color w:val="000000"/>
          <w:sz w:val="24"/>
          <w:szCs w:val="24"/>
        </w:rPr>
        <w:t>I use switch case to make the menu in the program each case equal to an option that user can choose.</w:t>
      </w:r>
    </w:p>
    <w:p w14:paraId="253FC2CB" w14:textId="77777777" w:rsidR="00475398" w:rsidRPr="00475398" w:rsidRDefault="000B4BB6" w:rsidP="00475398">
      <w:pPr>
        <w:pStyle w:val="ListParagraph"/>
        <w:numPr>
          <w:ilvl w:val="0"/>
          <w:numId w:val="16"/>
        </w:numPr>
        <w:spacing w:after="0" w:line="360" w:lineRule="auto"/>
        <w:jc w:val="both"/>
        <w:rPr>
          <w:rFonts w:ascii="Times New Roman" w:hAnsi="Times New Roman"/>
          <w:sz w:val="24"/>
          <w:szCs w:val="24"/>
        </w:rPr>
      </w:pPr>
      <w:r w:rsidRPr="00475398">
        <w:rPr>
          <w:rFonts w:ascii="Arial" w:hAnsi="Arial" w:cs="Arial"/>
          <w:color w:val="000000"/>
          <w:sz w:val="24"/>
          <w:szCs w:val="24"/>
        </w:rPr>
        <w:lastRenderedPageBreak/>
        <w:t xml:space="preserve">case 1 Input ID and grade of student. </w:t>
      </w:r>
    </w:p>
    <w:p w14:paraId="1E669290" w14:textId="5640AA43" w:rsidR="00475398" w:rsidRPr="00475398" w:rsidRDefault="00475398" w:rsidP="00475398">
      <w:pPr>
        <w:pStyle w:val="ListParagraph"/>
        <w:numPr>
          <w:ilvl w:val="0"/>
          <w:numId w:val="16"/>
        </w:numPr>
        <w:spacing w:after="0" w:line="360" w:lineRule="auto"/>
        <w:rPr>
          <w:rFonts w:ascii="Times New Roman" w:hAnsi="Times New Roman"/>
          <w:sz w:val="24"/>
          <w:szCs w:val="24"/>
        </w:rPr>
      </w:pPr>
      <w:r w:rsidRPr="00475398">
        <w:rPr>
          <w:rFonts w:ascii="Arial" w:hAnsi="Arial" w:cs="Arial"/>
          <w:color w:val="000000"/>
          <w:sz w:val="24"/>
          <w:szCs w:val="24"/>
        </w:rPr>
        <w:t>case 2 Print all student ID together with their grades. </w:t>
      </w:r>
    </w:p>
    <w:p w14:paraId="6011668B" w14:textId="77777777" w:rsidR="00475398" w:rsidRPr="00475398" w:rsidRDefault="00475398" w:rsidP="00475398">
      <w:pPr>
        <w:pStyle w:val="ListParagraph"/>
        <w:numPr>
          <w:ilvl w:val="0"/>
          <w:numId w:val="16"/>
        </w:numPr>
        <w:spacing w:after="0" w:line="360" w:lineRule="auto"/>
        <w:rPr>
          <w:rFonts w:ascii="Times New Roman" w:hAnsi="Times New Roman"/>
          <w:sz w:val="24"/>
          <w:szCs w:val="24"/>
        </w:rPr>
      </w:pPr>
      <w:r w:rsidRPr="00475398">
        <w:rPr>
          <w:rFonts w:ascii="Arial" w:hAnsi="Arial" w:cs="Arial"/>
          <w:color w:val="000000"/>
          <w:sz w:val="24"/>
          <w:szCs w:val="24"/>
        </w:rPr>
        <w:t>case 3 Print student has highest grade. </w:t>
      </w:r>
    </w:p>
    <w:p w14:paraId="1697C03C" w14:textId="77777777" w:rsidR="00475398" w:rsidRPr="00475398" w:rsidRDefault="00475398" w:rsidP="00475398">
      <w:pPr>
        <w:pStyle w:val="ListParagraph"/>
        <w:numPr>
          <w:ilvl w:val="0"/>
          <w:numId w:val="16"/>
        </w:numPr>
        <w:spacing w:after="0" w:line="360" w:lineRule="auto"/>
        <w:rPr>
          <w:rFonts w:ascii="Times New Roman" w:hAnsi="Times New Roman"/>
          <w:sz w:val="24"/>
          <w:szCs w:val="24"/>
        </w:rPr>
      </w:pPr>
      <w:r w:rsidRPr="00475398">
        <w:rPr>
          <w:rFonts w:ascii="Arial" w:hAnsi="Arial" w:cs="Arial"/>
          <w:color w:val="000000"/>
          <w:sz w:val="24"/>
          <w:szCs w:val="24"/>
        </w:rPr>
        <w:t>case 4 Print student has lowest grade. </w:t>
      </w:r>
    </w:p>
    <w:p w14:paraId="56B67A30" w14:textId="35F7D9F4" w:rsidR="00475398" w:rsidRPr="006F3E82" w:rsidRDefault="00475398" w:rsidP="00475398">
      <w:pPr>
        <w:pStyle w:val="ListParagraph"/>
        <w:numPr>
          <w:ilvl w:val="0"/>
          <w:numId w:val="16"/>
        </w:numPr>
        <w:spacing w:after="0" w:line="360" w:lineRule="auto"/>
        <w:rPr>
          <w:rFonts w:ascii="Times New Roman" w:hAnsi="Times New Roman"/>
          <w:sz w:val="24"/>
          <w:szCs w:val="24"/>
        </w:rPr>
      </w:pPr>
      <w:r w:rsidRPr="00475398">
        <w:rPr>
          <w:rFonts w:ascii="Arial" w:hAnsi="Arial" w:cs="Arial"/>
          <w:color w:val="000000"/>
          <w:sz w:val="24"/>
          <w:szCs w:val="24"/>
        </w:rPr>
        <w:t>case 5 Go back to the main menu. </w:t>
      </w:r>
    </w:p>
    <w:p w14:paraId="073AB659" w14:textId="77777777" w:rsidR="00304373" w:rsidRPr="00304373" w:rsidRDefault="006F3E82" w:rsidP="00304373">
      <w:pPr>
        <w:pStyle w:val="ListParagraph"/>
        <w:numPr>
          <w:ilvl w:val="0"/>
          <w:numId w:val="16"/>
        </w:numPr>
        <w:spacing w:after="0" w:line="360" w:lineRule="auto"/>
        <w:rPr>
          <w:rFonts w:ascii="Times New Roman" w:hAnsi="Times New Roman"/>
          <w:sz w:val="24"/>
          <w:szCs w:val="24"/>
        </w:rPr>
      </w:pPr>
      <w:r w:rsidRPr="006F3E82">
        <w:rPr>
          <w:rFonts w:ascii="Arial" w:hAnsi="Arial" w:cs="Arial"/>
          <w:color w:val="000000"/>
          <w:sz w:val="24"/>
          <w:szCs w:val="24"/>
        </w:rPr>
        <w:t>case 6 Quit program</w:t>
      </w:r>
      <w:r>
        <w:rPr>
          <w:rFonts w:ascii="Arial" w:hAnsi="Arial" w:cs="Arial"/>
          <w:color w:val="000000"/>
          <w:sz w:val="24"/>
          <w:szCs w:val="24"/>
        </w:rPr>
        <w:t>.</w:t>
      </w:r>
    </w:p>
    <w:p w14:paraId="3615E2EA" w14:textId="77777777" w:rsidR="00304373" w:rsidRDefault="00304373" w:rsidP="00304373">
      <w:pPr>
        <w:spacing w:after="0" w:line="360" w:lineRule="auto"/>
        <w:ind w:left="360"/>
      </w:pPr>
    </w:p>
    <w:p w14:paraId="79BFB089" w14:textId="0A14EECD" w:rsidR="006F3E82" w:rsidRPr="00304373" w:rsidRDefault="00304373" w:rsidP="00304373">
      <w:pPr>
        <w:pStyle w:val="Heading1"/>
        <w:rPr>
          <w:rFonts w:ascii="Times New Roman" w:hAnsi="Times New Roman"/>
          <w:sz w:val="24"/>
          <w:szCs w:val="24"/>
        </w:rPr>
      </w:pPr>
      <w:bookmarkStart w:id="65" w:name="_Toc109720055"/>
      <w:r>
        <w:t>3. LOOP STATEMENT</w:t>
      </w:r>
      <w:r w:rsidR="006F3E82">
        <w:t xml:space="preserve"> (P2):</w:t>
      </w:r>
      <w:bookmarkEnd w:id="65"/>
    </w:p>
    <w:p w14:paraId="4F6A953C" w14:textId="1484FFB9" w:rsidR="00304373" w:rsidRDefault="00AD5935" w:rsidP="00304373">
      <w:pPr>
        <w:pStyle w:val="Heading1"/>
      </w:pPr>
      <w:bookmarkStart w:id="66" w:name="_Toc109720056"/>
      <w:r>
        <w:rPr>
          <w:noProof/>
        </w:rPr>
        <w:drawing>
          <wp:anchor distT="0" distB="0" distL="114300" distR="114300" simplePos="0" relativeHeight="251661312" behindDoc="1" locked="0" layoutInCell="1" allowOverlap="1" wp14:anchorId="611B9AF0" wp14:editId="7B7FB834">
            <wp:simplePos x="0" y="0"/>
            <wp:positionH relativeFrom="margin">
              <wp:align>center</wp:align>
            </wp:positionH>
            <wp:positionV relativeFrom="paragraph">
              <wp:posOffset>469265</wp:posOffset>
            </wp:positionV>
            <wp:extent cx="3322320" cy="3303905"/>
            <wp:effectExtent l="0" t="0" r="0" b="0"/>
            <wp:wrapTopAndBottom/>
            <wp:docPr id="17" name="Picture 17" descr="C Programming Course Notes - Looping Constr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 Programming Course Notes - Looping Construct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22320" cy="3303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4373">
        <w:t>3.1 for:</w:t>
      </w:r>
      <w:bookmarkEnd w:id="66"/>
    </w:p>
    <w:p w14:paraId="1A7F0AF3" w14:textId="132F315A" w:rsidR="00F83A20" w:rsidRDefault="00304373" w:rsidP="00304373">
      <w:pPr>
        <w:spacing w:line="360" w:lineRule="auto"/>
        <w:jc w:val="both"/>
        <w:rPr>
          <w:rFonts w:ascii="Arial" w:hAnsi="Arial" w:cs="Arial"/>
          <w:color w:val="000000"/>
          <w:sz w:val="24"/>
          <w:szCs w:val="24"/>
        </w:rPr>
      </w:pPr>
      <w:r w:rsidRPr="00304373">
        <w:rPr>
          <w:rFonts w:ascii="Arial" w:hAnsi="Arial" w:cs="Arial"/>
          <w:color w:val="000000"/>
          <w:sz w:val="24"/>
          <w:szCs w:val="24"/>
        </w:rPr>
        <w:t xml:space="preserve">A for loop is a control flow statement used to repeatedly execute a series of statements </w:t>
      </w:r>
      <w:proofErr w:type="gramStart"/>
      <w:r w:rsidRPr="00304373">
        <w:rPr>
          <w:rFonts w:ascii="Arial" w:hAnsi="Arial" w:cs="Arial"/>
          <w:color w:val="000000"/>
          <w:sz w:val="24"/>
          <w:szCs w:val="24"/>
        </w:rPr>
        <w:t>as long as</w:t>
      </w:r>
      <w:proofErr w:type="gramEnd"/>
      <w:r w:rsidRPr="00304373">
        <w:rPr>
          <w:rFonts w:ascii="Arial" w:hAnsi="Arial" w:cs="Arial"/>
          <w:color w:val="000000"/>
          <w:sz w:val="24"/>
          <w:szCs w:val="24"/>
        </w:rPr>
        <w:t xml:space="preserve"> the conditions are met. Repeated statements are another name for this type of statement. As a result, the for loop is an iterative statement. </w:t>
      </w:r>
      <w:r w:rsidR="00F83A20">
        <w:rPr>
          <w:noProof/>
        </w:rPr>
        <mc:AlternateContent>
          <mc:Choice Requires="wps">
            <w:drawing>
              <wp:anchor distT="0" distB="0" distL="114300" distR="114300" simplePos="0" relativeHeight="251663360" behindDoc="0" locked="0" layoutInCell="1" allowOverlap="1" wp14:anchorId="25C15F5F" wp14:editId="56330B12">
                <wp:simplePos x="0" y="0"/>
                <wp:positionH relativeFrom="column">
                  <wp:posOffset>2209800</wp:posOffset>
                </wp:positionH>
                <wp:positionV relativeFrom="paragraph">
                  <wp:posOffset>3361055</wp:posOffset>
                </wp:positionV>
                <wp:extent cx="3322320" cy="635"/>
                <wp:effectExtent l="0" t="0" r="0" b="0"/>
                <wp:wrapTopAndBottom/>
                <wp:docPr id="18" name="Text Box 18"/>
                <wp:cNvGraphicFramePr/>
                <a:graphic xmlns:a="http://schemas.openxmlformats.org/drawingml/2006/main">
                  <a:graphicData uri="http://schemas.microsoft.com/office/word/2010/wordprocessingShape">
                    <wps:wsp>
                      <wps:cNvSpPr txBox="1"/>
                      <wps:spPr>
                        <a:xfrm>
                          <a:off x="0" y="0"/>
                          <a:ext cx="3322320" cy="635"/>
                        </a:xfrm>
                        <a:prstGeom prst="rect">
                          <a:avLst/>
                        </a:prstGeom>
                        <a:solidFill>
                          <a:prstClr val="white"/>
                        </a:solidFill>
                        <a:ln>
                          <a:noFill/>
                        </a:ln>
                      </wps:spPr>
                      <wps:txbx>
                        <w:txbxContent>
                          <w:p w14:paraId="57698899" w14:textId="57B7A336" w:rsidR="00F83A20" w:rsidRPr="00F83A20" w:rsidRDefault="00F83A20" w:rsidP="00F83A20">
                            <w:pPr>
                              <w:pStyle w:val="Caption"/>
                              <w:jc w:val="both"/>
                              <w:rPr>
                                <w:noProof/>
                                <w:sz w:val="20"/>
                                <w:szCs w:val="20"/>
                              </w:rPr>
                            </w:pPr>
                            <w:r w:rsidRPr="00F83A20">
                              <w:rPr>
                                <w:sz w:val="20"/>
                                <w:szCs w:val="20"/>
                              </w:rPr>
                              <w:t xml:space="preserve">Figure </w:t>
                            </w:r>
                            <w:r w:rsidRPr="00F83A20">
                              <w:rPr>
                                <w:sz w:val="20"/>
                                <w:szCs w:val="20"/>
                              </w:rPr>
                              <w:fldChar w:fldCharType="begin"/>
                            </w:r>
                            <w:r w:rsidRPr="00F83A20">
                              <w:rPr>
                                <w:sz w:val="20"/>
                                <w:szCs w:val="20"/>
                              </w:rPr>
                              <w:instrText xml:space="preserve"> SEQ Figure \* ARABIC </w:instrText>
                            </w:r>
                            <w:r w:rsidRPr="00F83A20">
                              <w:rPr>
                                <w:sz w:val="20"/>
                                <w:szCs w:val="20"/>
                              </w:rPr>
                              <w:fldChar w:fldCharType="separate"/>
                            </w:r>
                            <w:r w:rsidR="00E845CE">
                              <w:rPr>
                                <w:noProof/>
                                <w:sz w:val="20"/>
                                <w:szCs w:val="20"/>
                              </w:rPr>
                              <w:t>6</w:t>
                            </w:r>
                            <w:r w:rsidRPr="00F83A20">
                              <w:rPr>
                                <w:sz w:val="20"/>
                                <w:szCs w:val="20"/>
                              </w:rPr>
                              <w:fldChar w:fldCharType="end"/>
                            </w:r>
                            <w:r w:rsidRPr="00F83A20">
                              <w:rPr>
                                <w:sz w:val="20"/>
                                <w:szCs w:val="20"/>
                              </w:rPr>
                              <w:t>: for loop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C15F5F" id="Text Box 18" o:spid="_x0000_s1027" type="#_x0000_t202" style="position:absolute;left:0;text-align:left;margin-left:174pt;margin-top:264.65pt;width:261.6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" stroked="f">
                <v:textbox style="mso-fit-shape-to-text:t" inset="0,0,0,0">
                  <w:txbxContent>
                    <w:p w14:paraId="57698899" w14:textId="57B7A336" w:rsidR="00F83A20" w:rsidRPr="00F83A20" w:rsidRDefault="00F83A20" w:rsidP="00F83A20">
                      <w:pPr>
                        <w:pStyle w:val="Caption"/>
                        <w:jc w:val="both"/>
                        <w:rPr>
                          <w:noProof/>
                          <w:sz w:val="20"/>
                          <w:szCs w:val="20"/>
                        </w:rPr>
                      </w:pPr>
                      <w:r w:rsidRPr="00F83A20">
                        <w:rPr>
                          <w:sz w:val="20"/>
                          <w:szCs w:val="20"/>
                        </w:rPr>
                        <w:t xml:space="preserve">Figure </w:t>
                      </w:r>
                      <w:r w:rsidRPr="00F83A20">
                        <w:rPr>
                          <w:sz w:val="20"/>
                          <w:szCs w:val="20"/>
                        </w:rPr>
                        <w:fldChar w:fldCharType="begin"/>
                      </w:r>
                      <w:r w:rsidRPr="00F83A20">
                        <w:rPr>
                          <w:sz w:val="20"/>
                          <w:szCs w:val="20"/>
                        </w:rPr>
                        <w:instrText xml:space="preserve"> SEQ Figure \* ARABIC </w:instrText>
                      </w:r>
                      <w:r w:rsidRPr="00F83A20">
                        <w:rPr>
                          <w:sz w:val="20"/>
                          <w:szCs w:val="20"/>
                        </w:rPr>
                        <w:fldChar w:fldCharType="separate"/>
                      </w:r>
                      <w:r w:rsidR="00E845CE">
                        <w:rPr>
                          <w:noProof/>
                          <w:sz w:val="20"/>
                          <w:szCs w:val="20"/>
                        </w:rPr>
                        <w:t>6</w:t>
                      </w:r>
                      <w:r w:rsidRPr="00F83A20">
                        <w:rPr>
                          <w:sz w:val="20"/>
                          <w:szCs w:val="20"/>
                        </w:rPr>
                        <w:fldChar w:fldCharType="end"/>
                      </w:r>
                      <w:r w:rsidRPr="00F83A20">
                        <w:rPr>
                          <w:sz w:val="20"/>
                          <w:szCs w:val="20"/>
                        </w:rPr>
                        <w:t>: for loop</w:t>
                      </w:r>
                    </w:p>
                  </w:txbxContent>
                </v:textbox>
                <w10:wrap type="topAndBottom"/>
              </v:shape>
            </w:pict>
          </mc:Fallback>
        </mc:AlternateContent>
      </w:r>
    </w:p>
    <w:p w14:paraId="569F1FB9" w14:textId="77777777" w:rsidR="00AC72AF" w:rsidRDefault="00304373" w:rsidP="00304373">
      <w:pPr>
        <w:spacing w:line="360" w:lineRule="auto"/>
        <w:jc w:val="both"/>
        <w:rPr>
          <w:rFonts w:ascii="Arial" w:hAnsi="Arial" w:cs="Arial"/>
          <w:color w:val="000000"/>
          <w:sz w:val="24"/>
          <w:szCs w:val="24"/>
        </w:rPr>
      </w:pPr>
      <w:r w:rsidRPr="00304373">
        <w:rPr>
          <w:rFonts w:ascii="Arial" w:hAnsi="Arial" w:cs="Arial"/>
          <w:color w:val="000000"/>
          <w:sz w:val="24"/>
          <w:szCs w:val="24"/>
        </w:rPr>
        <w:t xml:space="preserve">For loop operation sequence: </w:t>
      </w:r>
    </w:p>
    <w:p w14:paraId="1E0E4969" w14:textId="77777777" w:rsidR="00AC72AF" w:rsidRDefault="00304373" w:rsidP="00304373">
      <w:pPr>
        <w:spacing w:line="360" w:lineRule="auto"/>
        <w:jc w:val="both"/>
        <w:rPr>
          <w:rFonts w:ascii="Arial" w:hAnsi="Arial" w:cs="Arial"/>
          <w:color w:val="000000"/>
          <w:sz w:val="24"/>
          <w:szCs w:val="24"/>
        </w:rPr>
      </w:pPr>
      <w:r w:rsidRPr="00304373">
        <w:rPr>
          <w:rFonts w:ascii="Arial" w:hAnsi="Arial" w:cs="Arial"/>
          <w:color w:val="000000"/>
          <w:sz w:val="24"/>
          <w:szCs w:val="24"/>
        </w:rPr>
        <w:t xml:space="preserve">• Step 1: Initialize the iterator value, only do it once </w:t>
      </w:r>
    </w:p>
    <w:p w14:paraId="4C0BE708" w14:textId="77777777" w:rsidR="00AC72AF" w:rsidRDefault="00304373" w:rsidP="00304373">
      <w:pPr>
        <w:spacing w:line="360" w:lineRule="auto"/>
        <w:jc w:val="both"/>
        <w:rPr>
          <w:rFonts w:ascii="Arial" w:hAnsi="Arial" w:cs="Arial"/>
          <w:color w:val="000000"/>
          <w:sz w:val="24"/>
          <w:szCs w:val="24"/>
        </w:rPr>
      </w:pPr>
      <w:r w:rsidRPr="00304373">
        <w:rPr>
          <w:rFonts w:ascii="Arial" w:hAnsi="Arial" w:cs="Arial"/>
          <w:color w:val="000000"/>
          <w:sz w:val="24"/>
          <w:szCs w:val="24"/>
        </w:rPr>
        <w:lastRenderedPageBreak/>
        <w:t xml:space="preserve">• Step 2: Check the loop condition, if the condition is false =&gt; Go to step 5 </w:t>
      </w:r>
    </w:p>
    <w:p w14:paraId="228C963D" w14:textId="7FAB07A0" w:rsidR="00304373" w:rsidRDefault="00304373" w:rsidP="00304373">
      <w:pPr>
        <w:spacing w:line="360" w:lineRule="auto"/>
        <w:jc w:val="both"/>
        <w:rPr>
          <w:rFonts w:ascii="Arial" w:hAnsi="Arial" w:cs="Arial"/>
          <w:color w:val="000000"/>
          <w:sz w:val="24"/>
          <w:szCs w:val="24"/>
        </w:rPr>
      </w:pPr>
      <w:r w:rsidRPr="00304373">
        <w:rPr>
          <w:rFonts w:ascii="Arial" w:hAnsi="Arial" w:cs="Arial"/>
          <w:color w:val="000000"/>
          <w:sz w:val="24"/>
          <w:szCs w:val="24"/>
        </w:rPr>
        <w:t>• Step 3: Execute the loop content inside the loop body</w:t>
      </w:r>
    </w:p>
    <w:p w14:paraId="355C5BDF" w14:textId="77777777" w:rsidR="00AC72AF" w:rsidRPr="00AC72AF" w:rsidRDefault="00AC72AF" w:rsidP="00AC72AF">
      <w:pPr>
        <w:spacing w:line="360" w:lineRule="auto"/>
        <w:jc w:val="both"/>
        <w:rPr>
          <w:rFonts w:ascii="Arial" w:hAnsi="Arial" w:cs="Arial"/>
          <w:sz w:val="24"/>
          <w:szCs w:val="24"/>
        </w:rPr>
      </w:pPr>
      <w:r w:rsidRPr="00AC72AF">
        <w:rPr>
          <w:rFonts w:ascii="Arial" w:hAnsi="Arial" w:cs="Arial"/>
          <w:sz w:val="24"/>
          <w:szCs w:val="24"/>
        </w:rPr>
        <w:t xml:space="preserve">• Step 4: Update the iterator value =&gt; Go back to Step 2 </w:t>
      </w:r>
    </w:p>
    <w:p w14:paraId="5F5090A4" w14:textId="0133A562" w:rsidR="00AC72AF" w:rsidRPr="00AC72AF" w:rsidRDefault="00AC72AF" w:rsidP="00AC72AF">
      <w:pPr>
        <w:spacing w:line="360" w:lineRule="auto"/>
        <w:rPr>
          <w:rFonts w:ascii="Arial" w:hAnsi="Arial" w:cs="Arial"/>
          <w:sz w:val="24"/>
          <w:szCs w:val="24"/>
        </w:rPr>
      </w:pPr>
      <w:r w:rsidRPr="00AC72AF">
        <w:rPr>
          <w:rFonts w:ascii="Arial" w:hAnsi="Arial" w:cs="Arial"/>
          <w:sz w:val="24"/>
          <w:szCs w:val="24"/>
        </w:rPr>
        <w:t>• Step 5: End the loop.</w:t>
      </w:r>
    </w:p>
    <w:p w14:paraId="5384EDAD" w14:textId="3E7F25E8" w:rsidR="00AC72AF" w:rsidRDefault="00AC72AF" w:rsidP="00AC72AF">
      <w:pPr>
        <w:spacing w:line="360" w:lineRule="auto"/>
        <w:jc w:val="both"/>
        <w:rPr>
          <w:rFonts w:ascii="Arial" w:hAnsi="Arial" w:cs="Arial"/>
          <w:color w:val="000000"/>
          <w:sz w:val="24"/>
          <w:szCs w:val="24"/>
        </w:rPr>
      </w:pPr>
      <w:r w:rsidRPr="00AC72AF">
        <w:rPr>
          <w:rFonts w:ascii="Arial" w:hAnsi="Arial" w:cs="Arial"/>
          <w:color w:val="000000"/>
          <w:sz w:val="24"/>
          <w:szCs w:val="24"/>
        </w:rPr>
        <w:t>The situation is currently being reassessed. If it’s true, the loop will run and the procedure will repeat (body of the loop, then increment step, and then again condition). The ‘for’ loop ends when the condition becomes false.</w:t>
      </w:r>
    </w:p>
    <w:p w14:paraId="2EDDF832" w14:textId="0C21003A" w:rsidR="00AC72AF" w:rsidRPr="00AC72AF" w:rsidRDefault="00F14810" w:rsidP="00AC72AF">
      <w:pPr>
        <w:spacing w:line="360" w:lineRule="auto"/>
        <w:jc w:val="both"/>
        <w:rPr>
          <w:rFonts w:ascii="Arial" w:hAnsi="Arial" w:cs="Arial"/>
          <w:sz w:val="24"/>
          <w:szCs w:val="24"/>
        </w:rPr>
      </w:pPr>
      <w:r>
        <w:rPr>
          <w:rFonts w:ascii="Arial" w:hAnsi="Arial" w:cs="Arial"/>
          <w:sz w:val="24"/>
          <w:szCs w:val="24"/>
        </w:rPr>
        <w:t>I</w:t>
      </w:r>
      <w:r w:rsidR="00AC72AF" w:rsidRPr="00AC72AF">
        <w:rPr>
          <w:rFonts w:ascii="Arial" w:hAnsi="Arial" w:cs="Arial"/>
          <w:sz w:val="24"/>
          <w:szCs w:val="24"/>
        </w:rPr>
        <w:t xml:space="preserve"> use a for loop in the scenario to accept </w:t>
      </w:r>
      <w:proofErr w:type="spellStart"/>
      <w:r w:rsidR="009B04A8">
        <w:rPr>
          <w:rFonts w:ascii="Arial" w:hAnsi="Arial" w:cs="Arial"/>
          <w:sz w:val="24"/>
          <w:szCs w:val="24"/>
        </w:rPr>
        <w:t>sG</w:t>
      </w:r>
      <w:r w:rsidR="00AC72AF" w:rsidRPr="00AC72AF">
        <w:rPr>
          <w:rFonts w:ascii="Arial" w:hAnsi="Arial" w:cs="Arial"/>
          <w:sz w:val="24"/>
          <w:szCs w:val="24"/>
        </w:rPr>
        <w:t>rade</w:t>
      </w:r>
      <w:proofErr w:type="spellEnd"/>
      <w:r w:rsidR="00AC72AF" w:rsidRPr="00AC72AF">
        <w:rPr>
          <w:rFonts w:ascii="Arial" w:hAnsi="Arial" w:cs="Arial"/>
          <w:sz w:val="24"/>
          <w:szCs w:val="24"/>
        </w:rPr>
        <w:t xml:space="preserve"> inputs from the array. In the body of the loop, it will include the if statement. the </w:t>
      </w:r>
      <w:proofErr w:type="gramStart"/>
      <w:r w:rsidR="00AC72AF" w:rsidRPr="00AC72AF">
        <w:rPr>
          <w:rFonts w:ascii="Arial" w:hAnsi="Arial" w:cs="Arial"/>
          <w:sz w:val="24"/>
          <w:szCs w:val="24"/>
        </w:rPr>
        <w:t>for</w:t>
      </w:r>
      <w:proofErr w:type="gramEnd"/>
      <w:r w:rsidR="00AC72AF" w:rsidRPr="00AC72AF">
        <w:rPr>
          <w:rFonts w:ascii="Arial" w:hAnsi="Arial" w:cs="Arial"/>
          <w:sz w:val="24"/>
          <w:szCs w:val="24"/>
        </w:rPr>
        <w:t xml:space="preserve"> loop will continue to run </w:t>
      </w:r>
      <w:r w:rsidR="00A02D69">
        <w:rPr>
          <w:rFonts w:ascii="Arial" w:hAnsi="Arial" w:cs="Arial"/>
          <w:sz w:val="24"/>
          <w:szCs w:val="24"/>
        </w:rPr>
        <w:t>(</w:t>
      </w:r>
      <w:proofErr w:type="spellStart"/>
      <w:r w:rsidR="009B04A8">
        <w:rPr>
          <w:rFonts w:ascii="Arial" w:hAnsi="Arial" w:cs="Arial"/>
          <w:sz w:val="24"/>
          <w:szCs w:val="24"/>
        </w:rPr>
        <w:t>sG</w:t>
      </w:r>
      <w:r w:rsidR="00AC72AF" w:rsidRPr="00AC72AF">
        <w:rPr>
          <w:rFonts w:ascii="Arial" w:hAnsi="Arial" w:cs="Arial"/>
          <w:sz w:val="24"/>
          <w:szCs w:val="24"/>
        </w:rPr>
        <w:t>rade</w:t>
      </w:r>
      <w:proofErr w:type="spellEnd"/>
      <w:r w:rsidR="00AC72AF" w:rsidRPr="00AC72AF">
        <w:rPr>
          <w:rFonts w:ascii="Arial" w:hAnsi="Arial" w:cs="Arial"/>
          <w:sz w:val="24"/>
          <w:szCs w:val="24"/>
        </w:rPr>
        <w:t xml:space="preserve"> +1) times to find the highest and lowest grade. Then we will use a for loop to find out who the students with the highest or lowest grade are. By putting the if statement inside this loop. If grade = </w:t>
      </w:r>
      <w:proofErr w:type="spellStart"/>
      <w:r w:rsidR="00673308">
        <w:rPr>
          <w:rFonts w:ascii="Arial" w:hAnsi="Arial" w:cs="Arial"/>
          <w:sz w:val="24"/>
          <w:szCs w:val="24"/>
        </w:rPr>
        <w:t>m</w:t>
      </w:r>
      <w:r w:rsidR="00AC72AF" w:rsidRPr="00AC72AF">
        <w:rPr>
          <w:rFonts w:ascii="Arial" w:hAnsi="Arial" w:cs="Arial"/>
          <w:sz w:val="24"/>
          <w:szCs w:val="24"/>
        </w:rPr>
        <w:t>ax</w:t>
      </w:r>
      <w:r w:rsidR="00673308">
        <w:rPr>
          <w:rFonts w:ascii="Arial" w:hAnsi="Arial" w:cs="Arial"/>
          <w:sz w:val="24"/>
          <w:szCs w:val="24"/>
        </w:rPr>
        <w:t>G</w:t>
      </w:r>
      <w:r w:rsidR="00AC72AF" w:rsidRPr="00AC72AF">
        <w:rPr>
          <w:rFonts w:ascii="Arial" w:hAnsi="Arial" w:cs="Arial"/>
          <w:sz w:val="24"/>
          <w:szCs w:val="24"/>
        </w:rPr>
        <w:t>rade</w:t>
      </w:r>
      <w:proofErr w:type="spellEnd"/>
      <w:r w:rsidR="00AC72AF" w:rsidRPr="00AC72AF">
        <w:rPr>
          <w:rFonts w:ascii="Arial" w:hAnsi="Arial" w:cs="Arial"/>
          <w:sz w:val="24"/>
          <w:szCs w:val="24"/>
        </w:rPr>
        <w:t xml:space="preserve"> or grade = </w:t>
      </w:r>
      <w:proofErr w:type="spellStart"/>
      <w:r w:rsidR="00673308">
        <w:rPr>
          <w:rFonts w:ascii="Arial" w:hAnsi="Arial" w:cs="Arial"/>
          <w:sz w:val="24"/>
          <w:szCs w:val="24"/>
        </w:rPr>
        <w:t>m</w:t>
      </w:r>
      <w:r w:rsidR="00AC72AF" w:rsidRPr="00AC72AF">
        <w:rPr>
          <w:rFonts w:ascii="Arial" w:hAnsi="Arial" w:cs="Arial"/>
          <w:sz w:val="24"/>
          <w:szCs w:val="24"/>
        </w:rPr>
        <w:t>in</w:t>
      </w:r>
      <w:r w:rsidR="00673308">
        <w:rPr>
          <w:rFonts w:ascii="Arial" w:hAnsi="Arial" w:cs="Arial"/>
          <w:sz w:val="24"/>
          <w:szCs w:val="24"/>
        </w:rPr>
        <w:t>G</w:t>
      </w:r>
      <w:r w:rsidR="00AC72AF" w:rsidRPr="00AC72AF">
        <w:rPr>
          <w:rFonts w:ascii="Arial" w:hAnsi="Arial" w:cs="Arial"/>
          <w:sz w:val="24"/>
          <w:szCs w:val="24"/>
        </w:rPr>
        <w:t>rade</w:t>
      </w:r>
      <w:proofErr w:type="spellEnd"/>
      <w:r w:rsidR="00AC72AF" w:rsidRPr="00AC72AF">
        <w:rPr>
          <w:rFonts w:ascii="Arial" w:hAnsi="Arial" w:cs="Arial"/>
          <w:sz w:val="24"/>
          <w:szCs w:val="24"/>
        </w:rPr>
        <w:t xml:space="preserve"> then print the student's ID. </w:t>
      </w:r>
      <w:proofErr w:type="gramStart"/>
      <w:r w:rsidR="00AC72AF" w:rsidRPr="00AC72AF">
        <w:rPr>
          <w:rFonts w:ascii="Arial" w:hAnsi="Arial" w:cs="Arial"/>
          <w:sz w:val="24"/>
          <w:szCs w:val="24"/>
        </w:rPr>
        <w:t>So</w:t>
      </w:r>
      <w:proofErr w:type="gramEnd"/>
      <w:r w:rsidR="00AC72AF" w:rsidRPr="00AC72AF">
        <w:rPr>
          <w:rFonts w:ascii="Arial" w:hAnsi="Arial" w:cs="Arial"/>
          <w:sz w:val="24"/>
          <w:szCs w:val="24"/>
        </w:rPr>
        <w:t xml:space="preserve"> we have found the people with the highest grade and those with the lowest grade.</w:t>
      </w:r>
    </w:p>
    <w:p w14:paraId="2DD081A3" w14:textId="6B4A0B01" w:rsidR="00304373" w:rsidRDefault="00AD5935" w:rsidP="00AD5935">
      <w:pPr>
        <w:pStyle w:val="Heading1"/>
      </w:pPr>
      <w:bookmarkStart w:id="67" w:name="_Toc109720057"/>
      <w:r>
        <w:t>3.</w:t>
      </w:r>
      <w:r w:rsidR="00E42429">
        <w:t>2</w:t>
      </w:r>
      <w:r>
        <w:t xml:space="preserve"> </w:t>
      </w:r>
      <w:r w:rsidRPr="00AD5935">
        <w:t>D</w:t>
      </w:r>
      <w:r>
        <w:t>o-while</w:t>
      </w:r>
      <w:r w:rsidR="00E42429">
        <w:t>:</w:t>
      </w:r>
      <w:bookmarkEnd w:id="67"/>
    </w:p>
    <w:p w14:paraId="116FDC9C" w14:textId="5044497D" w:rsidR="00AD5935" w:rsidRPr="00AD5935" w:rsidRDefault="00AD5935" w:rsidP="00AD5935">
      <w:pPr>
        <w:spacing w:line="360" w:lineRule="auto"/>
        <w:rPr>
          <w:rFonts w:ascii="Arial" w:hAnsi="Arial" w:cs="Arial"/>
          <w:sz w:val="24"/>
          <w:szCs w:val="24"/>
        </w:rPr>
      </w:pPr>
      <w:r w:rsidRPr="00AD5935">
        <w:rPr>
          <w:rFonts w:ascii="Arial" w:hAnsi="Arial" w:cs="Arial"/>
          <w:sz w:val="24"/>
          <w:szCs w:val="24"/>
        </w:rPr>
        <w:t xml:space="preserve">Unlike for and while loops, which verify the loop condition at the top, the do-while loop in C programming checks it at the bottom. </w:t>
      </w:r>
    </w:p>
    <w:p w14:paraId="330B71D2" w14:textId="1F4A7E27" w:rsidR="00AD5935" w:rsidRPr="00AD5935" w:rsidRDefault="00F14810" w:rsidP="00AD5935">
      <w:pPr>
        <w:spacing w:line="360" w:lineRule="auto"/>
        <w:rPr>
          <w:rFonts w:ascii="Arial" w:hAnsi="Arial" w:cs="Arial"/>
          <w:sz w:val="24"/>
          <w:szCs w:val="24"/>
        </w:rPr>
      </w:pPr>
      <w:r>
        <w:rPr>
          <w:noProof/>
        </w:rPr>
        <w:drawing>
          <wp:anchor distT="0" distB="0" distL="114300" distR="114300" simplePos="0" relativeHeight="251664384" behindDoc="0" locked="0" layoutInCell="1" allowOverlap="1" wp14:anchorId="58A8CC5B" wp14:editId="07D651F2">
            <wp:simplePos x="0" y="0"/>
            <wp:positionH relativeFrom="margin">
              <wp:align>center</wp:align>
            </wp:positionH>
            <wp:positionV relativeFrom="page">
              <wp:posOffset>6934200</wp:posOffset>
            </wp:positionV>
            <wp:extent cx="2216150" cy="1927860"/>
            <wp:effectExtent l="0" t="0" r="0" b="0"/>
            <wp:wrapTopAndBottom/>
            <wp:docPr id="2" name="Picture 2" descr="Java do while loop - Journal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do while loop - JournalDev"/>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16150" cy="19278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6432" behindDoc="0" locked="0" layoutInCell="1" allowOverlap="1" wp14:anchorId="15EEE95C" wp14:editId="2D20259D">
                <wp:simplePos x="0" y="0"/>
                <wp:positionH relativeFrom="margin">
                  <wp:align>center</wp:align>
                </wp:positionH>
                <wp:positionV relativeFrom="paragraph">
                  <wp:posOffset>2419985</wp:posOffset>
                </wp:positionV>
                <wp:extent cx="3022600" cy="635"/>
                <wp:effectExtent l="0" t="0" r="6350" b="0"/>
                <wp:wrapSquare wrapText="bothSides"/>
                <wp:docPr id="11" name="Text Box 11"/>
                <wp:cNvGraphicFramePr/>
                <a:graphic xmlns:a="http://schemas.openxmlformats.org/drawingml/2006/main">
                  <a:graphicData uri="http://schemas.microsoft.com/office/word/2010/wordprocessingShape">
                    <wps:wsp>
                      <wps:cNvSpPr txBox="1"/>
                      <wps:spPr>
                        <a:xfrm>
                          <a:off x="0" y="0"/>
                          <a:ext cx="3022600" cy="635"/>
                        </a:xfrm>
                        <a:prstGeom prst="rect">
                          <a:avLst/>
                        </a:prstGeom>
                        <a:solidFill>
                          <a:prstClr val="white"/>
                        </a:solidFill>
                        <a:ln>
                          <a:noFill/>
                        </a:ln>
                      </wps:spPr>
                      <wps:txbx>
                        <w:txbxContent>
                          <w:p w14:paraId="7AA5DDFF" w14:textId="7B4F6365" w:rsidR="00231277" w:rsidRPr="00DE4F84" w:rsidRDefault="00231277" w:rsidP="00231277">
                            <w:pPr>
                              <w:pStyle w:val="Caption"/>
                              <w:jc w:val="center"/>
                              <w:rPr>
                                <w:noProof/>
                              </w:rPr>
                            </w:pPr>
                            <w:r>
                              <w:t xml:space="preserve">Figure </w:t>
                            </w:r>
                            <w:fldSimple w:instr=" SEQ Figure \* ARABIC ">
                              <w:r w:rsidR="00E845CE">
                                <w:rPr>
                                  <w:noProof/>
                                </w:rPr>
                                <w:t>7</w:t>
                              </w:r>
                            </w:fldSimple>
                            <w:r>
                              <w:t>: Do-while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EEE95C" id="Text Box 11" o:spid="_x0000_s1028" type="#_x0000_t202" style="position:absolute;margin-left:0;margin-top:190.55pt;width:238pt;height:.05pt;z-index:251666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" stroked="f">
                <v:textbox style="mso-fit-shape-to-text:t" inset="0,0,0,0">
                  <w:txbxContent>
                    <w:p w14:paraId="7AA5DDFF" w14:textId="7B4F6365" w:rsidR="00231277" w:rsidRPr="00DE4F84" w:rsidRDefault="00231277" w:rsidP="00231277">
                      <w:pPr>
                        <w:pStyle w:val="Caption"/>
                        <w:jc w:val="center"/>
                        <w:rPr>
                          <w:noProof/>
                        </w:rPr>
                      </w:pPr>
                      <w:r>
                        <w:t xml:space="preserve">Figure </w:t>
                      </w:r>
                      <w:fldSimple w:instr=" SEQ Figure \* ARABIC ">
                        <w:r w:rsidR="00E845CE">
                          <w:rPr>
                            <w:noProof/>
                          </w:rPr>
                          <w:t>7</w:t>
                        </w:r>
                      </w:fldSimple>
                      <w:r>
                        <w:t>: Do-while</w:t>
                      </w:r>
                    </w:p>
                  </w:txbxContent>
                </v:textbox>
                <w10:wrap type="square" anchorx="margin"/>
              </v:shape>
            </w:pict>
          </mc:Fallback>
        </mc:AlternateContent>
      </w:r>
      <w:r w:rsidR="00AD5935" w:rsidRPr="00AD5935">
        <w:rPr>
          <w:rFonts w:ascii="Arial" w:hAnsi="Arial" w:cs="Arial"/>
          <w:sz w:val="24"/>
          <w:szCs w:val="24"/>
        </w:rPr>
        <w:t xml:space="preserve">A do-while loop is </w:t>
      </w:r>
      <w:proofErr w:type="gramStart"/>
      <w:r w:rsidR="00AD5935" w:rsidRPr="00AD5935">
        <w:rPr>
          <w:rFonts w:ascii="Arial" w:hAnsi="Arial" w:cs="Arial"/>
          <w:sz w:val="24"/>
          <w:szCs w:val="24"/>
        </w:rPr>
        <w:t>similar to</w:t>
      </w:r>
      <w:proofErr w:type="gramEnd"/>
      <w:r w:rsidR="00AD5935" w:rsidRPr="00AD5935">
        <w:rPr>
          <w:rFonts w:ascii="Arial" w:hAnsi="Arial" w:cs="Arial"/>
          <w:sz w:val="24"/>
          <w:szCs w:val="24"/>
        </w:rPr>
        <w:t xml:space="preserve"> a while loop, except it guarantees that it will be executed at least once.</w:t>
      </w:r>
    </w:p>
    <w:p w14:paraId="124EEA35" w14:textId="094E00A7" w:rsidR="00231277" w:rsidRDefault="00231277" w:rsidP="00231277">
      <w:pPr>
        <w:spacing w:line="360" w:lineRule="auto"/>
        <w:jc w:val="both"/>
      </w:pPr>
    </w:p>
    <w:p w14:paraId="6E2B8C01" w14:textId="030D1B8C" w:rsidR="000B4BB6" w:rsidRPr="00231277" w:rsidRDefault="000B4BB6" w:rsidP="00231277">
      <w:pPr>
        <w:spacing w:line="360" w:lineRule="auto"/>
        <w:jc w:val="both"/>
      </w:pPr>
    </w:p>
    <w:p w14:paraId="11F56E1E" w14:textId="23B7EB81" w:rsidR="000B4BB6" w:rsidRDefault="000B4BB6" w:rsidP="000B4BB6">
      <w:pPr>
        <w:shd w:val="clear" w:color="auto" w:fill="FFFFFF"/>
        <w:spacing w:after="0" w:line="360" w:lineRule="auto"/>
        <w:jc w:val="both"/>
        <w:rPr>
          <w:rFonts w:ascii="Arial" w:hAnsi="Arial" w:cs="Arial"/>
          <w:color w:val="000000"/>
          <w:sz w:val="24"/>
          <w:szCs w:val="24"/>
        </w:rPr>
      </w:pPr>
    </w:p>
    <w:p w14:paraId="6F0A1A80" w14:textId="77777777" w:rsidR="00D26BA4" w:rsidRDefault="00D26BA4" w:rsidP="00231277">
      <w:pPr>
        <w:spacing w:line="360" w:lineRule="auto"/>
        <w:jc w:val="both"/>
        <w:rPr>
          <w:rFonts w:ascii="Arial" w:hAnsi="Arial" w:cs="Arial"/>
          <w:sz w:val="24"/>
          <w:szCs w:val="24"/>
        </w:rPr>
      </w:pPr>
    </w:p>
    <w:p w14:paraId="426E564A" w14:textId="265BE6BF" w:rsidR="00231277" w:rsidRDefault="00F14810" w:rsidP="00231277">
      <w:pPr>
        <w:spacing w:line="360" w:lineRule="auto"/>
        <w:jc w:val="both"/>
        <w:rPr>
          <w:rFonts w:ascii="Arial" w:hAnsi="Arial" w:cs="Arial"/>
          <w:sz w:val="24"/>
          <w:szCs w:val="24"/>
        </w:rPr>
      </w:pPr>
      <w:r>
        <w:rPr>
          <w:rFonts w:ascii="Arial" w:hAnsi="Arial" w:cs="Arial"/>
          <w:sz w:val="24"/>
          <w:szCs w:val="24"/>
        </w:rPr>
        <w:t>I use t</w:t>
      </w:r>
      <w:r w:rsidR="00231277" w:rsidRPr="00231277">
        <w:rPr>
          <w:rFonts w:ascii="Arial" w:hAnsi="Arial" w:cs="Arial"/>
          <w:sz w:val="24"/>
          <w:szCs w:val="24"/>
        </w:rPr>
        <w:t xml:space="preserve">wo statement actions in the program: one for input variables and the other for scanning variable values. When the do-while command is executed, it begins processing the </w:t>
      </w:r>
      <w:proofErr w:type="spellStart"/>
      <w:r w:rsidR="009B04A8">
        <w:rPr>
          <w:rFonts w:ascii="Arial" w:hAnsi="Arial" w:cs="Arial"/>
          <w:sz w:val="24"/>
          <w:szCs w:val="24"/>
        </w:rPr>
        <w:t>sG</w:t>
      </w:r>
      <w:r w:rsidR="00231277" w:rsidRPr="00231277">
        <w:rPr>
          <w:rFonts w:ascii="Arial" w:hAnsi="Arial" w:cs="Arial"/>
          <w:sz w:val="24"/>
          <w:szCs w:val="24"/>
        </w:rPr>
        <w:t>rade</w:t>
      </w:r>
      <w:proofErr w:type="spellEnd"/>
      <w:r w:rsidR="00231277" w:rsidRPr="00231277">
        <w:rPr>
          <w:rFonts w:ascii="Arial" w:hAnsi="Arial" w:cs="Arial"/>
          <w:sz w:val="24"/>
          <w:szCs w:val="24"/>
        </w:rPr>
        <w:t xml:space="preserve"> values at the end. The loop condition is then used; if true, the loop will return to the start and the loop's body will be run once more. This procedure repeats itself until the condition no longer exists. The do-while loop is responsible for verifying the state of variables as they are typed in.</w:t>
      </w:r>
    </w:p>
    <w:p w14:paraId="3592C827" w14:textId="4CDCB4FA" w:rsidR="00E42429" w:rsidRDefault="00E42429" w:rsidP="00E42429">
      <w:pPr>
        <w:pStyle w:val="Heading1"/>
      </w:pPr>
      <w:bookmarkStart w:id="68" w:name="_Toc109720058"/>
      <w:r>
        <w:t>3.3 While:</w:t>
      </w:r>
      <w:bookmarkEnd w:id="68"/>
    </w:p>
    <w:p w14:paraId="2E067F9E" w14:textId="13757582" w:rsidR="007944B2" w:rsidRPr="00783BF4" w:rsidRDefault="00E42429" w:rsidP="00783BF4">
      <w:pPr>
        <w:spacing w:line="360" w:lineRule="auto"/>
        <w:jc w:val="both"/>
        <w:rPr>
          <w:rFonts w:ascii="Arial" w:hAnsi="Arial" w:cs="Arial"/>
          <w:sz w:val="24"/>
          <w:szCs w:val="24"/>
        </w:rPr>
      </w:pPr>
      <w:r w:rsidRPr="00783BF4">
        <w:rPr>
          <w:rFonts w:ascii="Arial" w:hAnsi="Arial" w:cs="Arial"/>
          <w:sz w:val="24"/>
          <w:szCs w:val="24"/>
        </w:rPr>
        <w:t xml:space="preserve">In </w:t>
      </w:r>
      <w:proofErr w:type="gramStart"/>
      <w:r w:rsidRPr="00783BF4">
        <w:rPr>
          <w:rFonts w:ascii="Arial" w:hAnsi="Arial" w:cs="Arial"/>
          <w:sz w:val="24"/>
          <w:szCs w:val="24"/>
        </w:rPr>
        <w:t>while</w:t>
      </w:r>
      <w:proofErr w:type="gramEnd"/>
      <w:r w:rsidRPr="00783BF4">
        <w:rPr>
          <w:rFonts w:ascii="Arial" w:hAnsi="Arial" w:cs="Arial"/>
          <w:sz w:val="24"/>
          <w:szCs w:val="24"/>
        </w:rPr>
        <w:t xml:space="preserve"> loop, a condition is evaluated before processing a body of the loop. If a condition is </w:t>
      </w:r>
      <w:proofErr w:type="gramStart"/>
      <w:r w:rsidRPr="00783BF4">
        <w:rPr>
          <w:rFonts w:ascii="Arial" w:hAnsi="Arial" w:cs="Arial"/>
          <w:sz w:val="24"/>
          <w:szCs w:val="24"/>
        </w:rPr>
        <w:t>true</w:t>
      </w:r>
      <w:proofErr w:type="gramEnd"/>
      <w:r w:rsidRPr="00783BF4">
        <w:rPr>
          <w:rFonts w:ascii="Arial" w:hAnsi="Arial" w:cs="Arial"/>
          <w:sz w:val="24"/>
          <w:szCs w:val="24"/>
        </w:rPr>
        <w:t xml:space="preserve"> then and only then the body of a loop is executed.</w:t>
      </w:r>
    </w:p>
    <w:p w14:paraId="29AA604F" w14:textId="0FF57CB6" w:rsidR="007944B2" w:rsidRPr="00783BF4" w:rsidRDefault="00C04DBB" w:rsidP="00783BF4">
      <w:pPr>
        <w:spacing w:line="360" w:lineRule="auto"/>
        <w:jc w:val="both"/>
        <w:rPr>
          <w:rFonts w:ascii="Arial" w:hAnsi="Arial" w:cs="Arial"/>
          <w:sz w:val="24"/>
          <w:szCs w:val="24"/>
        </w:rPr>
      </w:pPr>
      <w:r>
        <w:rPr>
          <w:noProof/>
        </w:rPr>
        <w:drawing>
          <wp:anchor distT="0" distB="0" distL="114300" distR="114300" simplePos="0" relativeHeight="251667456" behindDoc="0" locked="0" layoutInCell="1" allowOverlap="1" wp14:anchorId="161D263F" wp14:editId="782E219A">
            <wp:simplePos x="0" y="0"/>
            <wp:positionH relativeFrom="margin">
              <wp:posOffset>1333500</wp:posOffset>
            </wp:positionH>
            <wp:positionV relativeFrom="paragraph">
              <wp:posOffset>1053465</wp:posOffset>
            </wp:positionV>
            <wp:extent cx="2882900" cy="2882900"/>
            <wp:effectExtent l="0" t="0" r="0" b="0"/>
            <wp:wrapTopAndBottom/>
            <wp:docPr id="12" name="Picture 12" descr="C - while loop in C programming wit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 - while loop in C programming with exampl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82900" cy="2882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9504" behindDoc="0" locked="0" layoutInCell="1" allowOverlap="1" wp14:anchorId="5C899A02" wp14:editId="70BDE247">
                <wp:simplePos x="0" y="0"/>
                <wp:positionH relativeFrom="column">
                  <wp:posOffset>1333500</wp:posOffset>
                </wp:positionH>
                <wp:positionV relativeFrom="paragraph">
                  <wp:posOffset>4412615</wp:posOffset>
                </wp:positionV>
                <wp:extent cx="3276600"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3276600" cy="635"/>
                        </a:xfrm>
                        <a:prstGeom prst="rect">
                          <a:avLst/>
                        </a:prstGeom>
                        <a:solidFill>
                          <a:prstClr val="white"/>
                        </a:solidFill>
                        <a:ln>
                          <a:noFill/>
                        </a:ln>
                      </wps:spPr>
                      <wps:txbx>
                        <w:txbxContent>
                          <w:p w14:paraId="7D1A4993" w14:textId="060490C8" w:rsidR="00C04DBB" w:rsidRPr="00187BD3" w:rsidRDefault="00C04DBB" w:rsidP="00C04DBB">
                            <w:pPr>
                              <w:pStyle w:val="Caption"/>
                              <w:jc w:val="center"/>
                              <w:rPr>
                                <w:noProof/>
                              </w:rPr>
                            </w:pPr>
                            <w:r>
                              <w:t xml:space="preserve">Figure </w:t>
                            </w:r>
                            <w:fldSimple w:instr=" SEQ Figure \* ARABIC ">
                              <w:r w:rsidR="00E845CE">
                                <w:rPr>
                                  <w:noProof/>
                                </w:rPr>
                                <w:t>8</w:t>
                              </w:r>
                            </w:fldSimple>
                            <w:r>
                              <w:t>: while loop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899A02" id="Text Box 13" o:spid="_x0000_s1029" type="#_x0000_t202" style="position:absolute;left:0;text-align:left;margin-left:105pt;margin-top:347.45pt;width:258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" stroked="f">
                <v:textbox style="mso-fit-shape-to-text:t" inset="0,0,0,0">
                  <w:txbxContent>
                    <w:p w14:paraId="7D1A4993" w14:textId="060490C8" w:rsidR="00C04DBB" w:rsidRPr="00187BD3" w:rsidRDefault="00C04DBB" w:rsidP="00C04DBB">
                      <w:pPr>
                        <w:pStyle w:val="Caption"/>
                        <w:jc w:val="center"/>
                        <w:rPr>
                          <w:noProof/>
                        </w:rPr>
                      </w:pPr>
                      <w:r>
                        <w:t xml:space="preserve">Figure </w:t>
                      </w:r>
                      <w:fldSimple w:instr=" SEQ Figure \* ARABIC ">
                        <w:r w:rsidR="00E845CE">
                          <w:rPr>
                            <w:noProof/>
                          </w:rPr>
                          <w:t>8</w:t>
                        </w:r>
                      </w:fldSimple>
                      <w:r>
                        <w:t>: while loop</w:t>
                      </w:r>
                    </w:p>
                  </w:txbxContent>
                </v:textbox>
                <w10:wrap type="topAndBottom"/>
              </v:shape>
            </w:pict>
          </mc:Fallback>
        </mc:AlternateContent>
      </w:r>
      <w:r w:rsidR="00783BF4" w:rsidRPr="00783BF4">
        <w:rPr>
          <w:rFonts w:ascii="Arial" w:hAnsi="Arial" w:cs="Arial"/>
          <w:sz w:val="24"/>
          <w:szCs w:val="24"/>
        </w:rPr>
        <w:t>Here, the statement can be a single statement or a block of statements. Condition is any expression and true is a non-zero value. The loop will keep repeating as long as the condition is true. If the condition is false, program control is passed to the line immediately following the loop.</w:t>
      </w:r>
    </w:p>
    <w:p w14:paraId="5EE1E984" w14:textId="5DE3E1D5" w:rsidR="00C04DBB" w:rsidRDefault="00A3307D">
      <w:pPr>
        <w:spacing w:line="360" w:lineRule="auto"/>
        <w:jc w:val="both"/>
        <w:rPr>
          <w:rFonts w:ascii="Arial" w:hAnsi="Arial" w:cs="Arial"/>
        </w:rPr>
      </w:pPr>
      <w:r>
        <w:rPr>
          <w:rFonts w:ascii="Arial" w:hAnsi="Arial" w:cs="Arial"/>
        </w:rPr>
        <w:t xml:space="preserve">I use the while loop to make a condition for the first function that if the user </w:t>
      </w:r>
      <w:proofErr w:type="gramStart"/>
      <w:r>
        <w:rPr>
          <w:rFonts w:ascii="Arial" w:hAnsi="Arial" w:cs="Arial"/>
        </w:rPr>
        <w:t>enter</w:t>
      </w:r>
      <w:proofErr w:type="gramEnd"/>
      <w:r>
        <w:rPr>
          <w:rFonts w:ascii="Arial" w:hAnsi="Arial" w:cs="Arial"/>
        </w:rPr>
        <w:t xml:space="preserve"> the same ID the while loop will be execute and make the user to enter the new ID for that student.</w:t>
      </w:r>
    </w:p>
    <w:p w14:paraId="6EE5F92E" w14:textId="079553D9" w:rsidR="00C04DBB" w:rsidRDefault="00C04DBB">
      <w:pPr>
        <w:spacing w:line="360" w:lineRule="auto"/>
        <w:jc w:val="both"/>
        <w:rPr>
          <w:rFonts w:ascii="Arial" w:hAnsi="Arial" w:cs="Arial"/>
        </w:rPr>
      </w:pPr>
    </w:p>
    <w:p w14:paraId="0F9C4088" w14:textId="01D936D6" w:rsidR="00C04DBB" w:rsidRDefault="00A02D69" w:rsidP="00A02D69">
      <w:pPr>
        <w:pStyle w:val="Heading1"/>
        <w:numPr>
          <w:ilvl w:val="0"/>
          <w:numId w:val="22"/>
        </w:numPr>
        <w:rPr>
          <w:b/>
          <w:bCs/>
        </w:rPr>
      </w:pPr>
      <w:bookmarkStart w:id="69" w:name="_Toc109720059"/>
      <w:r w:rsidRPr="00A02D69">
        <w:rPr>
          <w:b/>
          <w:bCs/>
        </w:rPr>
        <w:lastRenderedPageBreak/>
        <w:t>FUNCTION OF PROGRAM (P2)</w:t>
      </w:r>
      <w:bookmarkEnd w:id="69"/>
    </w:p>
    <w:p w14:paraId="05195BF4" w14:textId="2CE871F1" w:rsidR="00A02D69" w:rsidRDefault="00A02D69" w:rsidP="00A02D69">
      <w:pPr>
        <w:pStyle w:val="Heading1"/>
        <w:numPr>
          <w:ilvl w:val="0"/>
          <w:numId w:val="30"/>
        </w:numPr>
      </w:pPr>
      <w:bookmarkStart w:id="70" w:name="_Toc109720060"/>
      <w:r>
        <w:t>SPLIT FUNCTION:</w:t>
      </w:r>
      <w:bookmarkEnd w:id="70"/>
    </w:p>
    <w:p w14:paraId="0D21708B" w14:textId="55B59D27" w:rsidR="00B65CB7" w:rsidRDefault="00B65CB7" w:rsidP="00B65CB7">
      <w:pPr>
        <w:pStyle w:val="Caption"/>
        <w:keepNext/>
        <w:jc w:val="center"/>
      </w:pPr>
      <w:r>
        <w:t xml:space="preserve">Table </w:t>
      </w:r>
      <w:fldSimple w:instr=" SEQ Table \* ARABIC ">
        <w:r>
          <w:rPr>
            <w:noProof/>
          </w:rPr>
          <w:t>2</w:t>
        </w:r>
      </w:fldSimple>
      <w:r>
        <w:t>: Split function</w:t>
      </w:r>
    </w:p>
    <w:tbl>
      <w:tblPr>
        <w:tblStyle w:val="GridTable6Colorful-Accent4"/>
        <w:tblW w:w="9876" w:type="dxa"/>
        <w:tblLook w:val="04A0" w:firstRow="1" w:lastRow="0" w:firstColumn="1" w:lastColumn="0" w:noHBand="0" w:noVBand="1"/>
      </w:tblPr>
      <w:tblGrid>
        <w:gridCol w:w="3416"/>
        <w:gridCol w:w="3149"/>
        <w:gridCol w:w="3311"/>
      </w:tblGrid>
      <w:tr w:rsidR="006A0C92" w14:paraId="33F1B1BC" w14:textId="18E3A111" w:rsidTr="006A0C92">
        <w:trPr>
          <w:cnfStyle w:val="100000000000" w:firstRow="1" w:lastRow="0" w:firstColumn="0" w:lastColumn="0" w:oddVBand="0" w:evenVBand="0" w:oddHBand="0"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3416" w:type="dxa"/>
          </w:tcPr>
          <w:p w14:paraId="38D06E01" w14:textId="09D24752" w:rsidR="006A0C92" w:rsidRDefault="006A0C92" w:rsidP="00DD7646">
            <w:pPr>
              <w:jc w:val="center"/>
            </w:pPr>
            <w:r>
              <w:t>FUN</w:t>
            </w:r>
            <w:r w:rsidR="008B4947">
              <w:t>C</w:t>
            </w:r>
            <w:r>
              <w:t>TION</w:t>
            </w:r>
          </w:p>
        </w:tc>
        <w:tc>
          <w:tcPr>
            <w:tcW w:w="3149" w:type="dxa"/>
          </w:tcPr>
          <w:p w14:paraId="2F18F78D" w14:textId="13B377ED" w:rsidR="006A0C92" w:rsidRDefault="006A0C92" w:rsidP="00DD7646">
            <w:pPr>
              <w:jc w:val="center"/>
              <w:cnfStyle w:val="100000000000" w:firstRow="1" w:lastRow="0" w:firstColumn="0" w:lastColumn="0" w:oddVBand="0" w:evenVBand="0" w:oddHBand="0" w:evenHBand="0" w:firstRowFirstColumn="0" w:firstRowLastColumn="0" w:lastRowFirstColumn="0" w:lastRowLastColumn="0"/>
            </w:pPr>
            <w:r>
              <w:t>INPUT</w:t>
            </w:r>
          </w:p>
        </w:tc>
        <w:tc>
          <w:tcPr>
            <w:tcW w:w="3311" w:type="dxa"/>
          </w:tcPr>
          <w:p w14:paraId="6BDDB83B" w14:textId="0B1F9CC8" w:rsidR="006A0C92" w:rsidRDefault="006A0C92" w:rsidP="00DD7646">
            <w:pPr>
              <w:jc w:val="center"/>
              <w:cnfStyle w:val="100000000000" w:firstRow="1" w:lastRow="0" w:firstColumn="0" w:lastColumn="0" w:oddVBand="0" w:evenVBand="0" w:oddHBand="0" w:evenHBand="0" w:firstRowFirstColumn="0" w:firstRowLastColumn="0" w:lastRowFirstColumn="0" w:lastRowLastColumn="0"/>
            </w:pPr>
            <w:r>
              <w:t>OUTPUT</w:t>
            </w:r>
          </w:p>
        </w:tc>
      </w:tr>
      <w:tr w:rsidR="006A0C92" w:rsidRPr="0053639E" w14:paraId="1113264F" w14:textId="69ABCF55" w:rsidTr="006A0C92">
        <w:trPr>
          <w:cnfStyle w:val="000000100000" w:firstRow="0" w:lastRow="0" w:firstColumn="0" w:lastColumn="0" w:oddVBand="0" w:evenVBand="0" w:oddHBand="1"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3416" w:type="dxa"/>
          </w:tcPr>
          <w:p w14:paraId="5A3C4E57" w14:textId="2F18900E" w:rsidR="006A0C92" w:rsidRPr="0053639E" w:rsidRDefault="006A0C92" w:rsidP="0053639E">
            <w:pPr>
              <w:rPr>
                <w:rFonts w:ascii="Arial" w:hAnsi="Arial" w:cs="Arial"/>
                <w:b w:val="0"/>
                <w:bCs w:val="0"/>
                <w:sz w:val="24"/>
                <w:szCs w:val="24"/>
              </w:rPr>
            </w:pPr>
            <w:r w:rsidRPr="0053639E">
              <w:rPr>
                <w:rFonts w:ascii="Arial" w:hAnsi="Arial" w:cs="Arial"/>
                <w:b w:val="0"/>
                <w:bCs w:val="0"/>
                <w:sz w:val="24"/>
                <w:szCs w:val="24"/>
              </w:rPr>
              <w:t>1. Enter the student’s IDs</w:t>
            </w:r>
            <w:r w:rsidR="009A38FC">
              <w:rPr>
                <w:rFonts w:ascii="Arial" w:hAnsi="Arial" w:cs="Arial"/>
                <w:b w:val="0"/>
                <w:bCs w:val="0"/>
                <w:sz w:val="24"/>
                <w:szCs w:val="24"/>
              </w:rPr>
              <w:t xml:space="preserve"> and grades</w:t>
            </w:r>
            <w:r w:rsidRPr="0053639E">
              <w:rPr>
                <w:rFonts w:ascii="Arial" w:hAnsi="Arial" w:cs="Arial"/>
                <w:b w:val="0"/>
                <w:bCs w:val="0"/>
                <w:sz w:val="24"/>
                <w:szCs w:val="24"/>
              </w:rPr>
              <w:t>.</w:t>
            </w:r>
          </w:p>
        </w:tc>
        <w:tc>
          <w:tcPr>
            <w:tcW w:w="3149" w:type="dxa"/>
          </w:tcPr>
          <w:p w14:paraId="56963FAA" w14:textId="2905CDA8" w:rsidR="006A0C92" w:rsidRPr="0053639E" w:rsidRDefault="006A0C92" w:rsidP="0053639E">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3639E">
              <w:rPr>
                <w:rFonts w:ascii="Arial" w:hAnsi="Arial" w:cs="Arial"/>
                <w:sz w:val="24"/>
                <w:szCs w:val="24"/>
              </w:rPr>
              <w:t>ID</w:t>
            </w:r>
            <w:r w:rsidR="009A38FC">
              <w:rPr>
                <w:rFonts w:ascii="Arial" w:hAnsi="Arial" w:cs="Arial"/>
                <w:sz w:val="24"/>
                <w:szCs w:val="24"/>
              </w:rPr>
              <w:t xml:space="preserve"> and grade</w:t>
            </w:r>
            <w:r w:rsidRPr="0053639E">
              <w:rPr>
                <w:rFonts w:ascii="Arial" w:hAnsi="Arial" w:cs="Arial"/>
                <w:sz w:val="24"/>
                <w:szCs w:val="24"/>
              </w:rPr>
              <w:t xml:space="preserve"> of student</w:t>
            </w:r>
          </w:p>
        </w:tc>
        <w:tc>
          <w:tcPr>
            <w:tcW w:w="3311" w:type="dxa"/>
          </w:tcPr>
          <w:p w14:paraId="5D15315A" w14:textId="39692108" w:rsidR="006A0C92" w:rsidRPr="004A242A" w:rsidRDefault="009A38FC" w:rsidP="0053639E">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ID and</w:t>
            </w:r>
            <w:r w:rsidR="006A0C92" w:rsidRPr="004A242A">
              <w:rPr>
                <w:rFonts w:ascii="Arial" w:hAnsi="Arial" w:cs="Arial"/>
                <w:sz w:val="24"/>
                <w:szCs w:val="24"/>
              </w:rPr>
              <w:t xml:space="preserve"> grade of student</w:t>
            </w:r>
          </w:p>
        </w:tc>
      </w:tr>
      <w:tr w:rsidR="006A0C92" w:rsidRPr="0053639E" w14:paraId="471F9146" w14:textId="0122A180" w:rsidTr="006A0C92">
        <w:trPr>
          <w:trHeight w:val="484"/>
        </w:trPr>
        <w:tc>
          <w:tcPr>
            <w:cnfStyle w:val="001000000000" w:firstRow="0" w:lastRow="0" w:firstColumn="1" w:lastColumn="0" w:oddVBand="0" w:evenVBand="0" w:oddHBand="0" w:evenHBand="0" w:firstRowFirstColumn="0" w:firstRowLastColumn="0" w:lastRowFirstColumn="0" w:lastRowLastColumn="0"/>
            <w:tcW w:w="3416" w:type="dxa"/>
          </w:tcPr>
          <w:p w14:paraId="26B16BA8" w14:textId="5C200427" w:rsidR="006A0C92" w:rsidRPr="0053639E" w:rsidRDefault="006A0C92" w:rsidP="0053639E">
            <w:pPr>
              <w:rPr>
                <w:rFonts w:ascii="Arial" w:hAnsi="Arial" w:cs="Arial"/>
                <w:b w:val="0"/>
                <w:bCs w:val="0"/>
                <w:sz w:val="24"/>
                <w:szCs w:val="24"/>
              </w:rPr>
            </w:pPr>
            <w:r w:rsidRPr="0053639E">
              <w:rPr>
                <w:rFonts w:ascii="Arial" w:hAnsi="Arial" w:cs="Arial"/>
                <w:b w:val="0"/>
                <w:bCs w:val="0"/>
                <w:sz w:val="24"/>
                <w:szCs w:val="24"/>
              </w:rPr>
              <w:t xml:space="preserve">2. </w:t>
            </w:r>
            <w:r w:rsidR="009A38FC">
              <w:rPr>
                <w:rFonts w:ascii="Arial" w:hAnsi="Arial" w:cs="Arial"/>
                <w:b w:val="0"/>
                <w:bCs w:val="0"/>
                <w:sz w:val="24"/>
                <w:szCs w:val="24"/>
              </w:rPr>
              <w:t>Display the student’s IDs and grades</w:t>
            </w:r>
          </w:p>
        </w:tc>
        <w:tc>
          <w:tcPr>
            <w:tcW w:w="3149" w:type="dxa"/>
          </w:tcPr>
          <w:p w14:paraId="7F7BE664" w14:textId="3D0EF2CF" w:rsidR="006A0C92" w:rsidRPr="0053639E" w:rsidRDefault="009A38FC" w:rsidP="0053639E">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3639E">
              <w:rPr>
                <w:rFonts w:ascii="Arial" w:hAnsi="Arial" w:cs="Arial"/>
                <w:sz w:val="24"/>
                <w:szCs w:val="24"/>
              </w:rPr>
              <w:t>This function doesn’t need the input.</w:t>
            </w:r>
          </w:p>
        </w:tc>
        <w:tc>
          <w:tcPr>
            <w:tcW w:w="3311" w:type="dxa"/>
          </w:tcPr>
          <w:p w14:paraId="4F428CC7" w14:textId="3C692FA7" w:rsidR="006A0C92" w:rsidRPr="004A242A" w:rsidRDefault="006A0C92" w:rsidP="0053639E">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A242A">
              <w:rPr>
                <w:rFonts w:ascii="Arial" w:hAnsi="Arial" w:cs="Arial"/>
                <w:sz w:val="24"/>
                <w:szCs w:val="24"/>
              </w:rPr>
              <w:t>The student’s grade.</w:t>
            </w:r>
          </w:p>
        </w:tc>
      </w:tr>
      <w:tr w:rsidR="006A0C92" w:rsidRPr="0053639E" w14:paraId="4EBEC379" w14:textId="471D58C4" w:rsidTr="006A0C92">
        <w:trPr>
          <w:cnfStyle w:val="000000100000" w:firstRow="0" w:lastRow="0" w:firstColumn="0" w:lastColumn="0" w:oddVBand="0" w:evenVBand="0" w:oddHBand="1" w:evenHBand="0" w:firstRowFirstColumn="0" w:firstRowLastColumn="0" w:lastRowFirstColumn="0" w:lastRowLastColumn="0"/>
          <w:trHeight w:val="1065"/>
        </w:trPr>
        <w:tc>
          <w:tcPr>
            <w:cnfStyle w:val="001000000000" w:firstRow="0" w:lastRow="0" w:firstColumn="1" w:lastColumn="0" w:oddVBand="0" w:evenVBand="0" w:oddHBand="0" w:evenHBand="0" w:firstRowFirstColumn="0" w:firstRowLastColumn="0" w:lastRowFirstColumn="0" w:lastRowLastColumn="0"/>
            <w:tcW w:w="3416" w:type="dxa"/>
          </w:tcPr>
          <w:p w14:paraId="2115023F" w14:textId="7210BD23" w:rsidR="006A0C92" w:rsidRPr="0053639E" w:rsidRDefault="006A0C92" w:rsidP="0053639E">
            <w:pPr>
              <w:tabs>
                <w:tab w:val="left" w:pos="2030"/>
              </w:tabs>
              <w:rPr>
                <w:rFonts w:ascii="Arial" w:hAnsi="Arial" w:cs="Arial"/>
                <w:b w:val="0"/>
                <w:bCs w:val="0"/>
                <w:sz w:val="24"/>
                <w:szCs w:val="24"/>
              </w:rPr>
            </w:pPr>
            <w:r w:rsidRPr="0053639E">
              <w:rPr>
                <w:rFonts w:ascii="Arial" w:hAnsi="Arial" w:cs="Arial"/>
                <w:b w:val="0"/>
                <w:bCs w:val="0"/>
                <w:sz w:val="24"/>
                <w:szCs w:val="24"/>
              </w:rPr>
              <w:t xml:space="preserve">3. Find </w:t>
            </w:r>
            <w:r w:rsidR="009A38FC">
              <w:rPr>
                <w:rFonts w:ascii="Arial" w:hAnsi="Arial" w:cs="Arial"/>
                <w:b w:val="0"/>
                <w:bCs w:val="0"/>
                <w:sz w:val="24"/>
                <w:szCs w:val="24"/>
              </w:rPr>
              <w:t xml:space="preserve">and display </w:t>
            </w:r>
            <w:r w:rsidRPr="0053639E">
              <w:rPr>
                <w:rFonts w:ascii="Arial" w:hAnsi="Arial" w:cs="Arial"/>
                <w:b w:val="0"/>
                <w:bCs w:val="0"/>
                <w:sz w:val="24"/>
                <w:szCs w:val="24"/>
              </w:rPr>
              <w:t>the students have highest grade</w:t>
            </w:r>
          </w:p>
        </w:tc>
        <w:tc>
          <w:tcPr>
            <w:tcW w:w="3149" w:type="dxa"/>
          </w:tcPr>
          <w:p w14:paraId="3E04003B" w14:textId="312C7A92" w:rsidR="006A0C92" w:rsidRPr="0053639E" w:rsidRDefault="009A38FC" w:rsidP="0053639E">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3639E">
              <w:rPr>
                <w:rFonts w:ascii="Arial" w:hAnsi="Arial" w:cs="Arial"/>
                <w:sz w:val="24"/>
                <w:szCs w:val="24"/>
              </w:rPr>
              <w:t>This function doesn’t need the input.</w:t>
            </w:r>
          </w:p>
        </w:tc>
        <w:tc>
          <w:tcPr>
            <w:tcW w:w="3311" w:type="dxa"/>
          </w:tcPr>
          <w:p w14:paraId="3A89AD01" w14:textId="6B7CC8EB" w:rsidR="006A0C92" w:rsidRPr="004A242A" w:rsidRDefault="006A0C92" w:rsidP="0053639E">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A242A">
              <w:rPr>
                <w:rFonts w:ascii="Arial" w:hAnsi="Arial" w:cs="Arial"/>
                <w:sz w:val="24"/>
                <w:szCs w:val="24"/>
              </w:rPr>
              <w:t>List of students who have highest grade</w:t>
            </w:r>
          </w:p>
        </w:tc>
      </w:tr>
      <w:tr w:rsidR="006A0C92" w:rsidRPr="0053639E" w14:paraId="51D39524" w14:textId="674044BB" w:rsidTr="006A0C92">
        <w:trPr>
          <w:trHeight w:val="1065"/>
        </w:trPr>
        <w:tc>
          <w:tcPr>
            <w:cnfStyle w:val="001000000000" w:firstRow="0" w:lastRow="0" w:firstColumn="1" w:lastColumn="0" w:oddVBand="0" w:evenVBand="0" w:oddHBand="0" w:evenHBand="0" w:firstRowFirstColumn="0" w:firstRowLastColumn="0" w:lastRowFirstColumn="0" w:lastRowLastColumn="0"/>
            <w:tcW w:w="3416" w:type="dxa"/>
          </w:tcPr>
          <w:p w14:paraId="075DD712" w14:textId="05138B5D" w:rsidR="006A0C92" w:rsidRPr="0053639E" w:rsidRDefault="006A0C92" w:rsidP="0053639E">
            <w:pPr>
              <w:rPr>
                <w:rFonts w:ascii="Arial" w:hAnsi="Arial" w:cs="Arial"/>
                <w:b w:val="0"/>
                <w:bCs w:val="0"/>
                <w:sz w:val="24"/>
                <w:szCs w:val="24"/>
              </w:rPr>
            </w:pPr>
            <w:r w:rsidRPr="0053639E">
              <w:rPr>
                <w:rFonts w:ascii="Arial" w:hAnsi="Arial" w:cs="Arial"/>
                <w:b w:val="0"/>
                <w:bCs w:val="0"/>
                <w:sz w:val="24"/>
                <w:szCs w:val="24"/>
              </w:rPr>
              <w:t xml:space="preserve">4. Find </w:t>
            </w:r>
            <w:r w:rsidR="009A38FC">
              <w:rPr>
                <w:rFonts w:ascii="Arial" w:hAnsi="Arial" w:cs="Arial"/>
                <w:b w:val="0"/>
                <w:bCs w:val="0"/>
                <w:sz w:val="24"/>
                <w:szCs w:val="24"/>
              </w:rPr>
              <w:t xml:space="preserve">and display </w:t>
            </w:r>
            <w:r w:rsidRPr="0053639E">
              <w:rPr>
                <w:rFonts w:ascii="Arial" w:hAnsi="Arial" w:cs="Arial"/>
                <w:b w:val="0"/>
                <w:bCs w:val="0"/>
                <w:sz w:val="24"/>
                <w:szCs w:val="24"/>
              </w:rPr>
              <w:t>the students have lowest grade</w:t>
            </w:r>
          </w:p>
        </w:tc>
        <w:tc>
          <w:tcPr>
            <w:tcW w:w="3149" w:type="dxa"/>
          </w:tcPr>
          <w:p w14:paraId="36108669" w14:textId="3D18A04C" w:rsidR="006A0C92" w:rsidRPr="0053639E" w:rsidRDefault="006A0C92" w:rsidP="0053639E">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3639E">
              <w:rPr>
                <w:rFonts w:ascii="Arial" w:hAnsi="Arial" w:cs="Arial"/>
                <w:sz w:val="24"/>
                <w:szCs w:val="24"/>
              </w:rPr>
              <w:t>This function doesn’t need the input.</w:t>
            </w:r>
          </w:p>
        </w:tc>
        <w:tc>
          <w:tcPr>
            <w:tcW w:w="3311" w:type="dxa"/>
          </w:tcPr>
          <w:p w14:paraId="33013ED1" w14:textId="093CF6F5" w:rsidR="006A0C92" w:rsidRPr="004A242A" w:rsidRDefault="006A0C92" w:rsidP="0053639E">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A242A">
              <w:rPr>
                <w:rFonts w:ascii="Arial" w:hAnsi="Arial" w:cs="Arial"/>
                <w:sz w:val="24"/>
                <w:szCs w:val="24"/>
              </w:rPr>
              <w:t>List of students who have lowest grade</w:t>
            </w:r>
          </w:p>
        </w:tc>
      </w:tr>
      <w:tr w:rsidR="006A0C92" w:rsidRPr="0053639E" w14:paraId="5F151728" w14:textId="4E72AECD" w:rsidTr="006A0C92">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3416" w:type="dxa"/>
          </w:tcPr>
          <w:p w14:paraId="04718188" w14:textId="2610AF5F" w:rsidR="006A0C92" w:rsidRPr="0053639E" w:rsidRDefault="006A0C92" w:rsidP="0053639E">
            <w:pPr>
              <w:rPr>
                <w:rFonts w:ascii="Arial" w:hAnsi="Arial" w:cs="Arial"/>
                <w:b w:val="0"/>
                <w:bCs w:val="0"/>
                <w:sz w:val="24"/>
                <w:szCs w:val="24"/>
              </w:rPr>
            </w:pPr>
            <w:r w:rsidRPr="0053639E">
              <w:rPr>
                <w:rFonts w:ascii="Arial" w:hAnsi="Arial" w:cs="Arial"/>
                <w:b w:val="0"/>
                <w:bCs w:val="0"/>
                <w:sz w:val="24"/>
                <w:szCs w:val="24"/>
              </w:rPr>
              <w:t>5. Select keys menu.</w:t>
            </w:r>
          </w:p>
        </w:tc>
        <w:tc>
          <w:tcPr>
            <w:tcW w:w="3149" w:type="dxa"/>
          </w:tcPr>
          <w:p w14:paraId="1182EB24" w14:textId="33A92377" w:rsidR="006A0C92" w:rsidRPr="0053639E" w:rsidRDefault="006A0C92" w:rsidP="0053639E">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3639E">
              <w:rPr>
                <w:rFonts w:ascii="Arial" w:hAnsi="Arial" w:cs="Arial"/>
                <w:sz w:val="24"/>
                <w:szCs w:val="24"/>
              </w:rPr>
              <w:t>Your choice.</w:t>
            </w:r>
          </w:p>
        </w:tc>
        <w:tc>
          <w:tcPr>
            <w:tcW w:w="3311" w:type="dxa"/>
          </w:tcPr>
          <w:p w14:paraId="66838869" w14:textId="47F4355F" w:rsidR="006A0C92" w:rsidRPr="004A242A" w:rsidRDefault="006A0C92" w:rsidP="0053639E">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A242A">
              <w:rPr>
                <w:rFonts w:ascii="Arial" w:hAnsi="Arial" w:cs="Arial"/>
                <w:sz w:val="24"/>
                <w:szCs w:val="24"/>
              </w:rPr>
              <w:t>Your option.</w:t>
            </w:r>
          </w:p>
        </w:tc>
      </w:tr>
    </w:tbl>
    <w:p w14:paraId="5B21FD52" w14:textId="701B4206" w:rsidR="004A242A" w:rsidRPr="00C50AD8" w:rsidRDefault="004A242A" w:rsidP="004A242A">
      <w:pPr>
        <w:rPr>
          <w:rFonts w:ascii="Calibri Light" w:hAnsi="Calibri Light" w:cs="Calibri Light"/>
        </w:rPr>
      </w:pPr>
    </w:p>
    <w:p w14:paraId="60C0C3E8" w14:textId="67136235" w:rsidR="00C50AD8" w:rsidRPr="00C50AD8" w:rsidRDefault="00C50AD8" w:rsidP="00C50AD8">
      <w:pPr>
        <w:pStyle w:val="Heading1"/>
        <w:numPr>
          <w:ilvl w:val="0"/>
          <w:numId w:val="30"/>
        </w:numPr>
      </w:pPr>
      <w:bookmarkStart w:id="71" w:name="_Toc109720061"/>
      <w:r w:rsidRPr="00C50AD8">
        <w:lastRenderedPageBreak/>
        <w:t>HIERARCHY DIAGRAM</w:t>
      </w:r>
      <w:bookmarkEnd w:id="71"/>
    </w:p>
    <w:p w14:paraId="0CFE5B08" w14:textId="77777777" w:rsidR="00C50AD8" w:rsidRDefault="00C50AD8" w:rsidP="00C50AD8">
      <w:pPr>
        <w:keepNext/>
      </w:pPr>
      <w:r>
        <w:rPr>
          <w:noProof/>
        </w:rPr>
        <w:drawing>
          <wp:inline distT="0" distB="0" distL="0" distR="0" wp14:anchorId="00C0466B" wp14:editId="5B9AEF7C">
            <wp:extent cx="5943600" cy="4049395"/>
            <wp:effectExtent l="0" t="0" r="0" b="0"/>
            <wp:docPr id="15" name="Picture 15" descr="Graphical user interface, diagram,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diagram, text&#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4049395"/>
                    </a:xfrm>
                    <a:prstGeom prst="rect">
                      <a:avLst/>
                    </a:prstGeom>
                    <a:noFill/>
                    <a:ln>
                      <a:noFill/>
                    </a:ln>
                  </pic:spPr>
                </pic:pic>
              </a:graphicData>
            </a:graphic>
          </wp:inline>
        </w:drawing>
      </w:r>
    </w:p>
    <w:p w14:paraId="281101E7" w14:textId="5905EED3" w:rsidR="00C50AD8" w:rsidRDefault="00C50AD8" w:rsidP="0030104E">
      <w:pPr>
        <w:pStyle w:val="Caption"/>
        <w:jc w:val="center"/>
      </w:pPr>
      <w:r>
        <w:t xml:space="preserve">Figure </w:t>
      </w:r>
      <w:fldSimple w:instr=" SEQ Figure \* ARABIC ">
        <w:r w:rsidR="00E845CE">
          <w:rPr>
            <w:noProof/>
          </w:rPr>
          <w:t>9</w:t>
        </w:r>
      </w:fldSimple>
      <w:r>
        <w:t>: Hierarchy diagram</w:t>
      </w:r>
    </w:p>
    <w:p w14:paraId="3664CEDB" w14:textId="0A8B3ED0" w:rsidR="0030104E" w:rsidRDefault="0030104E" w:rsidP="0030104E">
      <w:pPr>
        <w:pStyle w:val="Heading1"/>
        <w:numPr>
          <w:ilvl w:val="0"/>
          <w:numId w:val="22"/>
        </w:numPr>
        <w:rPr>
          <w:b/>
          <w:bCs/>
        </w:rPr>
      </w:pPr>
      <w:bookmarkStart w:id="72" w:name="_Toc109720062"/>
      <w:r w:rsidRPr="0030104E">
        <w:rPr>
          <w:b/>
          <w:bCs/>
        </w:rPr>
        <w:lastRenderedPageBreak/>
        <w:t>DIAGRAM</w:t>
      </w:r>
      <w:r>
        <w:rPr>
          <w:b/>
          <w:bCs/>
        </w:rPr>
        <w:t xml:space="preserve"> (P3)</w:t>
      </w:r>
      <w:bookmarkEnd w:id="72"/>
    </w:p>
    <w:p w14:paraId="1AF56651" w14:textId="07D0C418" w:rsidR="0030104E" w:rsidRPr="0030104E" w:rsidRDefault="0030104E" w:rsidP="0030104E">
      <w:pPr>
        <w:pStyle w:val="Heading1"/>
        <w:numPr>
          <w:ilvl w:val="0"/>
          <w:numId w:val="32"/>
        </w:numPr>
      </w:pPr>
      <w:bookmarkStart w:id="73" w:name="_Toc109720063"/>
      <w:r>
        <w:t>USE-CASE DIAGRAM</w:t>
      </w:r>
      <w:bookmarkEnd w:id="73"/>
    </w:p>
    <w:p w14:paraId="4A598F8B" w14:textId="77777777" w:rsidR="00910B9B" w:rsidRDefault="0030104E" w:rsidP="00910B9B">
      <w:pPr>
        <w:keepNext/>
      </w:pPr>
      <w:r>
        <w:rPr>
          <w:noProof/>
        </w:rPr>
        <w:drawing>
          <wp:inline distT="0" distB="0" distL="0" distR="0" wp14:anchorId="3D8B1E44" wp14:editId="75C058F0">
            <wp:extent cx="5943600" cy="5783580"/>
            <wp:effectExtent l="0" t="0" r="0" b="0"/>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5783580"/>
                    </a:xfrm>
                    <a:prstGeom prst="rect">
                      <a:avLst/>
                    </a:prstGeom>
                    <a:noFill/>
                    <a:ln>
                      <a:noFill/>
                    </a:ln>
                  </pic:spPr>
                </pic:pic>
              </a:graphicData>
            </a:graphic>
          </wp:inline>
        </w:drawing>
      </w:r>
    </w:p>
    <w:p w14:paraId="71DAB14C" w14:textId="6A58E7A3" w:rsidR="0030104E" w:rsidRDefault="00910B9B" w:rsidP="00910B9B">
      <w:pPr>
        <w:pStyle w:val="Caption"/>
        <w:jc w:val="center"/>
      </w:pPr>
      <w:r>
        <w:t xml:space="preserve">Figure </w:t>
      </w:r>
      <w:fldSimple w:instr=" SEQ Figure \* ARABIC ">
        <w:r w:rsidR="00E845CE">
          <w:rPr>
            <w:noProof/>
          </w:rPr>
          <w:t>10</w:t>
        </w:r>
      </w:fldSimple>
      <w:r>
        <w:t>: Use-case diagram for the scenario</w:t>
      </w:r>
    </w:p>
    <w:p w14:paraId="0461B6CA" w14:textId="29FAEADD" w:rsidR="00910B9B" w:rsidRDefault="00910B9B" w:rsidP="00910B9B">
      <w:pPr>
        <w:spacing w:line="360" w:lineRule="auto"/>
        <w:jc w:val="both"/>
        <w:rPr>
          <w:rFonts w:ascii="Arial" w:hAnsi="Arial" w:cs="Arial"/>
        </w:rPr>
      </w:pPr>
      <w:r w:rsidRPr="00910B9B">
        <w:rPr>
          <w:rFonts w:ascii="Arial" w:hAnsi="Arial" w:cs="Arial"/>
        </w:rPr>
        <w:t xml:space="preserve">The use-case diagram also </w:t>
      </w:r>
      <w:proofErr w:type="gramStart"/>
      <w:r w:rsidRPr="00910B9B">
        <w:rPr>
          <w:rFonts w:ascii="Arial" w:hAnsi="Arial" w:cs="Arial"/>
        </w:rPr>
        <w:t>identify</w:t>
      </w:r>
      <w:proofErr w:type="gramEnd"/>
      <w:r w:rsidRPr="00910B9B">
        <w:rPr>
          <w:rFonts w:ascii="Arial" w:hAnsi="Arial" w:cs="Arial"/>
        </w:rPr>
        <w:t xml:space="preserve"> the interactions between the program and its actors (teacher). First, </w:t>
      </w:r>
      <w:proofErr w:type="gramStart"/>
      <w:r w:rsidRPr="00910B9B">
        <w:rPr>
          <w:rFonts w:ascii="Arial" w:hAnsi="Arial" w:cs="Arial"/>
        </w:rPr>
        <w:t>teacher</w:t>
      </w:r>
      <w:proofErr w:type="gramEnd"/>
      <w:r w:rsidRPr="00910B9B">
        <w:rPr>
          <w:rFonts w:ascii="Arial" w:hAnsi="Arial" w:cs="Arial"/>
        </w:rPr>
        <w:t xml:space="preserve"> must input grades and IDs of students for saving in memory of 20 program. Then </w:t>
      </w:r>
      <w:proofErr w:type="gramStart"/>
      <w:r w:rsidRPr="00910B9B">
        <w:rPr>
          <w:rFonts w:ascii="Arial" w:hAnsi="Arial" w:cs="Arial"/>
        </w:rPr>
        <w:t>teacher</w:t>
      </w:r>
      <w:proofErr w:type="gramEnd"/>
      <w:r w:rsidRPr="00910B9B">
        <w:rPr>
          <w:rFonts w:ascii="Arial" w:hAnsi="Arial" w:cs="Arial"/>
        </w:rPr>
        <w:t xml:space="preserve"> can choose any work </w:t>
      </w:r>
      <w:proofErr w:type="gramStart"/>
      <w:r w:rsidRPr="00910B9B">
        <w:rPr>
          <w:rFonts w:ascii="Arial" w:hAnsi="Arial" w:cs="Arial"/>
        </w:rPr>
        <w:t>like:</w:t>
      </w:r>
      <w:proofErr w:type="gramEnd"/>
      <w:r w:rsidRPr="00910B9B">
        <w:rPr>
          <w:rFonts w:ascii="Arial" w:hAnsi="Arial" w:cs="Arial"/>
        </w:rPr>
        <w:t xml:space="preserve"> view all student’s grades and IDs, Find highest or lowest point. </w:t>
      </w:r>
      <w:proofErr w:type="gramStart"/>
      <w:r w:rsidRPr="00910B9B">
        <w:rPr>
          <w:rFonts w:ascii="Arial" w:hAnsi="Arial" w:cs="Arial"/>
        </w:rPr>
        <w:t>After done</w:t>
      </w:r>
      <w:proofErr w:type="gramEnd"/>
      <w:r w:rsidRPr="00910B9B">
        <w:rPr>
          <w:rFonts w:ascii="Arial" w:hAnsi="Arial" w:cs="Arial"/>
        </w:rPr>
        <w:t xml:space="preserve"> one of choices the program will go back main menu for other options or quit program.</w:t>
      </w:r>
    </w:p>
    <w:p w14:paraId="1A10F688" w14:textId="17CE7582" w:rsidR="00910B9B" w:rsidRDefault="00910B9B" w:rsidP="00910B9B">
      <w:pPr>
        <w:spacing w:line="360" w:lineRule="auto"/>
        <w:jc w:val="both"/>
        <w:rPr>
          <w:rFonts w:ascii="Arial" w:hAnsi="Arial" w:cs="Arial"/>
        </w:rPr>
      </w:pPr>
    </w:p>
    <w:p w14:paraId="667EB53F" w14:textId="4AF439D5" w:rsidR="00910B9B" w:rsidRDefault="00910B9B" w:rsidP="00910B9B">
      <w:pPr>
        <w:pStyle w:val="Heading1"/>
        <w:numPr>
          <w:ilvl w:val="0"/>
          <w:numId w:val="32"/>
        </w:numPr>
      </w:pPr>
      <w:bookmarkStart w:id="74" w:name="_Toc109720064"/>
      <w:r>
        <w:lastRenderedPageBreak/>
        <w:t>FLOW CHART</w:t>
      </w:r>
      <w:bookmarkEnd w:id="74"/>
    </w:p>
    <w:p w14:paraId="63A3B979" w14:textId="522A5EFF" w:rsidR="00910B9B" w:rsidRDefault="00910B9B" w:rsidP="00BE1D3C">
      <w:pPr>
        <w:pStyle w:val="Heading1"/>
        <w:numPr>
          <w:ilvl w:val="1"/>
          <w:numId w:val="30"/>
        </w:numPr>
      </w:pPr>
      <w:bookmarkStart w:id="75" w:name="_Toc109720065"/>
      <w:r>
        <w:t>Menu option</w:t>
      </w:r>
      <w:bookmarkEnd w:id="75"/>
    </w:p>
    <w:p w14:paraId="7B175259" w14:textId="77777777" w:rsidR="00172F0E" w:rsidRDefault="00381DE6" w:rsidP="00172F0E">
      <w:pPr>
        <w:keepNext/>
        <w:jc w:val="center"/>
      </w:pPr>
      <w:r>
        <w:rPr>
          <w:noProof/>
        </w:rPr>
        <w:drawing>
          <wp:inline distT="0" distB="0" distL="0" distR="0" wp14:anchorId="7743D8AE" wp14:editId="790A4D26">
            <wp:extent cx="4793673" cy="7113937"/>
            <wp:effectExtent l="0" t="0" r="0" b="0"/>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08651" cy="7136165"/>
                    </a:xfrm>
                    <a:prstGeom prst="rect">
                      <a:avLst/>
                    </a:prstGeom>
                    <a:noFill/>
                    <a:ln>
                      <a:noFill/>
                    </a:ln>
                  </pic:spPr>
                </pic:pic>
              </a:graphicData>
            </a:graphic>
          </wp:inline>
        </w:drawing>
      </w:r>
    </w:p>
    <w:p w14:paraId="068625E6" w14:textId="7680E986" w:rsidR="00910B9B" w:rsidRDefault="00172F0E" w:rsidP="00172F0E">
      <w:pPr>
        <w:pStyle w:val="Caption"/>
        <w:jc w:val="center"/>
      </w:pPr>
      <w:r>
        <w:t xml:space="preserve">Figure </w:t>
      </w:r>
      <w:fldSimple w:instr=" SEQ Figure \* ARABIC ">
        <w:r w:rsidR="00E845CE">
          <w:rPr>
            <w:noProof/>
          </w:rPr>
          <w:t>11</w:t>
        </w:r>
      </w:fldSimple>
      <w:r>
        <w:t>: Menu flow chart</w:t>
      </w:r>
    </w:p>
    <w:p w14:paraId="49AB8AF4" w14:textId="77777777" w:rsidR="00862AC7" w:rsidRPr="00B93736" w:rsidRDefault="00172F0E" w:rsidP="00B93736">
      <w:pPr>
        <w:spacing w:line="360" w:lineRule="auto"/>
        <w:rPr>
          <w:rFonts w:ascii="Arial" w:hAnsi="Arial" w:cs="Arial"/>
          <w:sz w:val="24"/>
          <w:szCs w:val="24"/>
        </w:rPr>
      </w:pPr>
      <w:r w:rsidRPr="00B93736">
        <w:rPr>
          <w:rFonts w:ascii="Arial" w:hAnsi="Arial" w:cs="Arial"/>
          <w:sz w:val="24"/>
          <w:szCs w:val="24"/>
        </w:rPr>
        <w:lastRenderedPageBreak/>
        <w:t xml:space="preserve"> </w:t>
      </w:r>
      <w:r w:rsidR="00862AC7" w:rsidRPr="00B93736">
        <w:rPr>
          <w:rFonts w:ascii="Arial" w:hAnsi="Arial" w:cs="Arial"/>
          <w:sz w:val="24"/>
          <w:szCs w:val="24"/>
        </w:rPr>
        <w:t xml:space="preserve">Explain flowchart: </w:t>
      </w:r>
    </w:p>
    <w:p w14:paraId="478D97C2" w14:textId="77777777" w:rsidR="00862AC7" w:rsidRPr="00B93736" w:rsidRDefault="00862AC7" w:rsidP="00B93736">
      <w:pPr>
        <w:spacing w:line="360" w:lineRule="auto"/>
        <w:rPr>
          <w:rFonts w:ascii="Arial" w:hAnsi="Arial" w:cs="Arial"/>
          <w:sz w:val="24"/>
          <w:szCs w:val="24"/>
        </w:rPr>
      </w:pPr>
      <w:r w:rsidRPr="00B93736">
        <w:rPr>
          <w:rFonts w:ascii="Arial" w:hAnsi="Arial" w:cs="Arial"/>
          <w:sz w:val="24"/>
          <w:szCs w:val="24"/>
        </w:rPr>
        <w:t xml:space="preserve">Step 1. Start </w:t>
      </w:r>
    </w:p>
    <w:p w14:paraId="0FA3BB63" w14:textId="77777777" w:rsidR="00862AC7" w:rsidRPr="00B93736" w:rsidRDefault="00862AC7" w:rsidP="00B93736">
      <w:pPr>
        <w:spacing w:line="360" w:lineRule="auto"/>
        <w:rPr>
          <w:rFonts w:ascii="Arial" w:hAnsi="Arial" w:cs="Arial"/>
          <w:sz w:val="24"/>
          <w:szCs w:val="24"/>
        </w:rPr>
      </w:pPr>
      <w:r w:rsidRPr="00B93736">
        <w:rPr>
          <w:rFonts w:ascii="Arial" w:hAnsi="Arial" w:cs="Arial"/>
          <w:sz w:val="24"/>
          <w:szCs w:val="24"/>
        </w:rPr>
        <w:t xml:space="preserve">Step 2. Set menu </w:t>
      </w:r>
      <w:proofErr w:type="gramStart"/>
      <w:r w:rsidRPr="00B93736">
        <w:rPr>
          <w:rFonts w:ascii="Arial" w:hAnsi="Arial" w:cs="Arial"/>
          <w:sz w:val="24"/>
          <w:szCs w:val="24"/>
        </w:rPr>
        <w:t>option</w:t>
      </w:r>
      <w:proofErr w:type="gramEnd"/>
      <w:r w:rsidRPr="00B93736">
        <w:rPr>
          <w:rFonts w:ascii="Arial" w:hAnsi="Arial" w:cs="Arial"/>
          <w:sz w:val="24"/>
          <w:szCs w:val="24"/>
        </w:rPr>
        <w:t xml:space="preserve"> </w:t>
      </w:r>
    </w:p>
    <w:p w14:paraId="3BD44D66" w14:textId="77777777" w:rsidR="00862AC7" w:rsidRPr="00B93736" w:rsidRDefault="00862AC7" w:rsidP="00B93736">
      <w:pPr>
        <w:spacing w:line="360" w:lineRule="auto"/>
        <w:rPr>
          <w:rFonts w:ascii="Arial" w:hAnsi="Arial" w:cs="Arial"/>
          <w:sz w:val="24"/>
          <w:szCs w:val="24"/>
        </w:rPr>
      </w:pPr>
      <w:r w:rsidRPr="00B93736">
        <w:rPr>
          <w:rFonts w:ascii="Arial" w:hAnsi="Arial" w:cs="Arial"/>
          <w:sz w:val="24"/>
          <w:szCs w:val="24"/>
        </w:rPr>
        <w:t xml:space="preserve">Step 3. Set </w:t>
      </w:r>
      <w:proofErr w:type="gramStart"/>
      <w:r w:rsidRPr="00B93736">
        <w:rPr>
          <w:rFonts w:ascii="Arial" w:hAnsi="Arial" w:cs="Arial"/>
          <w:sz w:val="24"/>
          <w:szCs w:val="24"/>
        </w:rPr>
        <w:t>choice</w:t>
      </w:r>
      <w:proofErr w:type="gramEnd"/>
      <w:r w:rsidRPr="00B93736">
        <w:rPr>
          <w:rFonts w:ascii="Arial" w:hAnsi="Arial" w:cs="Arial"/>
          <w:sz w:val="24"/>
          <w:szCs w:val="24"/>
        </w:rPr>
        <w:t xml:space="preserve"> </w:t>
      </w:r>
    </w:p>
    <w:p w14:paraId="4AFFD1BC" w14:textId="77777777" w:rsidR="00862AC7" w:rsidRPr="00B93736" w:rsidRDefault="00862AC7" w:rsidP="00B93736">
      <w:pPr>
        <w:spacing w:line="360" w:lineRule="auto"/>
        <w:rPr>
          <w:rFonts w:ascii="Arial" w:hAnsi="Arial" w:cs="Arial"/>
          <w:sz w:val="24"/>
          <w:szCs w:val="24"/>
        </w:rPr>
      </w:pPr>
      <w:r w:rsidRPr="00B93736">
        <w:rPr>
          <w:rFonts w:ascii="Arial" w:hAnsi="Arial" w:cs="Arial"/>
          <w:sz w:val="24"/>
          <w:szCs w:val="24"/>
        </w:rPr>
        <w:t xml:space="preserve">Step 4. Read option </w:t>
      </w:r>
      <w:proofErr w:type="gramStart"/>
      <w:r w:rsidRPr="00B93736">
        <w:rPr>
          <w:rFonts w:ascii="Arial" w:hAnsi="Arial" w:cs="Arial"/>
          <w:sz w:val="24"/>
          <w:szCs w:val="24"/>
        </w:rPr>
        <w:t>1</w:t>
      </w:r>
      <w:proofErr w:type="gramEnd"/>
      <w:r w:rsidRPr="00B93736">
        <w:rPr>
          <w:rFonts w:ascii="Arial" w:hAnsi="Arial" w:cs="Arial"/>
          <w:sz w:val="24"/>
          <w:szCs w:val="24"/>
        </w:rPr>
        <w:t xml:space="preserve"> </w:t>
      </w:r>
    </w:p>
    <w:p w14:paraId="4F7298E5" w14:textId="77777777" w:rsidR="00B93736" w:rsidRPr="00B93736" w:rsidRDefault="00862AC7" w:rsidP="00B93736">
      <w:pPr>
        <w:spacing w:line="360" w:lineRule="auto"/>
        <w:rPr>
          <w:rFonts w:ascii="Arial" w:hAnsi="Arial" w:cs="Arial"/>
          <w:sz w:val="24"/>
          <w:szCs w:val="24"/>
        </w:rPr>
      </w:pPr>
      <w:r w:rsidRPr="00B93736">
        <w:rPr>
          <w:rFonts w:ascii="Arial" w:hAnsi="Arial" w:cs="Arial"/>
          <w:sz w:val="24"/>
          <w:szCs w:val="24"/>
        </w:rPr>
        <w:t xml:space="preserve">Step 5. Print the value option 1 + If number of </w:t>
      </w:r>
      <w:proofErr w:type="gramStart"/>
      <w:r w:rsidRPr="00B93736">
        <w:rPr>
          <w:rFonts w:ascii="Arial" w:hAnsi="Arial" w:cs="Arial"/>
          <w:sz w:val="24"/>
          <w:szCs w:val="24"/>
        </w:rPr>
        <w:t>student</w:t>
      </w:r>
      <w:proofErr w:type="gramEnd"/>
      <w:r w:rsidRPr="00B93736">
        <w:rPr>
          <w:rFonts w:ascii="Arial" w:hAnsi="Arial" w:cs="Arial"/>
          <w:sz w:val="24"/>
          <w:szCs w:val="24"/>
        </w:rPr>
        <w:t xml:space="preserve">, grade or ID is the word restart menu + Student’s information will be saved and go back step 2 </w:t>
      </w:r>
    </w:p>
    <w:p w14:paraId="5CCCF235" w14:textId="77777777" w:rsidR="00B93736" w:rsidRPr="00B93736" w:rsidRDefault="00862AC7" w:rsidP="00B93736">
      <w:pPr>
        <w:spacing w:line="360" w:lineRule="auto"/>
        <w:rPr>
          <w:rFonts w:ascii="Arial" w:hAnsi="Arial" w:cs="Arial"/>
          <w:sz w:val="24"/>
          <w:szCs w:val="24"/>
        </w:rPr>
      </w:pPr>
      <w:r w:rsidRPr="00B93736">
        <w:rPr>
          <w:rFonts w:ascii="Arial" w:hAnsi="Arial" w:cs="Arial"/>
          <w:sz w:val="24"/>
          <w:szCs w:val="24"/>
        </w:rPr>
        <w:t xml:space="preserve">Step 6. Read option </w:t>
      </w:r>
      <w:proofErr w:type="gramStart"/>
      <w:r w:rsidRPr="00B93736">
        <w:rPr>
          <w:rFonts w:ascii="Arial" w:hAnsi="Arial" w:cs="Arial"/>
          <w:sz w:val="24"/>
          <w:szCs w:val="24"/>
        </w:rPr>
        <w:t>2</w:t>
      </w:r>
      <w:proofErr w:type="gramEnd"/>
      <w:r w:rsidRPr="00B93736">
        <w:rPr>
          <w:rFonts w:ascii="Arial" w:hAnsi="Arial" w:cs="Arial"/>
          <w:sz w:val="24"/>
          <w:szCs w:val="24"/>
        </w:rPr>
        <w:t xml:space="preserve"> </w:t>
      </w:r>
    </w:p>
    <w:p w14:paraId="45DD7725" w14:textId="77777777" w:rsidR="00B93736" w:rsidRPr="00B93736" w:rsidRDefault="00862AC7" w:rsidP="00B93736">
      <w:pPr>
        <w:spacing w:line="360" w:lineRule="auto"/>
        <w:rPr>
          <w:rFonts w:ascii="Arial" w:hAnsi="Arial" w:cs="Arial"/>
          <w:sz w:val="24"/>
          <w:szCs w:val="24"/>
        </w:rPr>
      </w:pPr>
      <w:r w:rsidRPr="00B93736">
        <w:rPr>
          <w:rFonts w:ascii="Arial" w:hAnsi="Arial" w:cs="Arial"/>
          <w:sz w:val="24"/>
          <w:szCs w:val="24"/>
        </w:rPr>
        <w:t xml:space="preserve">Step 7. Print the value option 2 + If true print all information of student and go back step </w:t>
      </w:r>
      <w:proofErr w:type="gramStart"/>
      <w:r w:rsidRPr="00B93736">
        <w:rPr>
          <w:rFonts w:ascii="Arial" w:hAnsi="Arial" w:cs="Arial"/>
          <w:sz w:val="24"/>
          <w:szCs w:val="24"/>
        </w:rPr>
        <w:t>2</w:t>
      </w:r>
      <w:proofErr w:type="gramEnd"/>
      <w:r w:rsidRPr="00B93736">
        <w:rPr>
          <w:rFonts w:ascii="Arial" w:hAnsi="Arial" w:cs="Arial"/>
          <w:sz w:val="24"/>
          <w:szCs w:val="24"/>
        </w:rPr>
        <w:t xml:space="preserve"> </w:t>
      </w:r>
    </w:p>
    <w:p w14:paraId="4E2616FC" w14:textId="77777777" w:rsidR="00B93736" w:rsidRPr="00B93736" w:rsidRDefault="00862AC7" w:rsidP="00B93736">
      <w:pPr>
        <w:spacing w:line="360" w:lineRule="auto"/>
        <w:rPr>
          <w:rFonts w:ascii="Arial" w:hAnsi="Arial" w:cs="Arial"/>
          <w:sz w:val="24"/>
          <w:szCs w:val="24"/>
        </w:rPr>
      </w:pPr>
      <w:r w:rsidRPr="00B93736">
        <w:rPr>
          <w:rFonts w:ascii="Arial" w:hAnsi="Arial" w:cs="Arial"/>
          <w:sz w:val="24"/>
          <w:szCs w:val="24"/>
        </w:rPr>
        <w:t xml:space="preserve">Step 8. Read option 3 + If true print highest grade and ID and go back step </w:t>
      </w:r>
      <w:proofErr w:type="gramStart"/>
      <w:r w:rsidRPr="00B93736">
        <w:rPr>
          <w:rFonts w:ascii="Arial" w:hAnsi="Arial" w:cs="Arial"/>
          <w:sz w:val="24"/>
          <w:szCs w:val="24"/>
        </w:rPr>
        <w:t>2</w:t>
      </w:r>
      <w:proofErr w:type="gramEnd"/>
      <w:r w:rsidRPr="00B93736">
        <w:rPr>
          <w:rFonts w:ascii="Arial" w:hAnsi="Arial" w:cs="Arial"/>
          <w:sz w:val="24"/>
          <w:szCs w:val="24"/>
        </w:rPr>
        <w:t xml:space="preserve"> </w:t>
      </w:r>
    </w:p>
    <w:p w14:paraId="6716D26C" w14:textId="77777777" w:rsidR="00B93736" w:rsidRPr="00B93736" w:rsidRDefault="00862AC7" w:rsidP="00B93736">
      <w:pPr>
        <w:spacing w:line="360" w:lineRule="auto"/>
        <w:rPr>
          <w:rFonts w:ascii="Arial" w:hAnsi="Arial" w:cs="Arial"/>
          <w:sz w:val="24"/>
          <w:szCs w:val="24"/>
        </w:rPr>
      </w:pPr>
      <w:r w:rsidRPr="00B93736">
        <w:rPr>
          <w:rFonts w:ascii="Arial" w:hAnsi="Arial" w:cs="Arial"/>
          <w:sz w:val="24"/>
          <w:szCs w:val="24"/>
        </w:rPr>
        <w:t xml:space="preserve">Step 9. Read option 4 + If true print lowest grade and ID and go back step </w:t>
      </w:r>
      <w:proofErr w:type="gramStart"/>
      <w:r w:rsidRPr="00B93736">
        <w:rPr>
          <w:rFonts w:ascii="Arial" w:hAnsi="Arial" w:cs="Arial"/>
          <w:sz w:val="24"/>
          <w:szCs w:val="24"/>
        </w:rPr>
        <w:t>2</w:t>
      </w:r>
      <w:proofErr w:type="gramEnd"/>
      <w:r w:rsidRPr="00B93736">
        <w:rPr>
          <w:rFonts w:ascii="Arial" w:hAnsi="Arial" w:cs="Arial"/>
          <w:sz w:val="24"/>
          <w:szCs w:val="24"/>
        </w:rPr>
        <w:t xml:space="preserve"> </w:t>
      </w:r>
    </w:p>
    <w:p w14:paraId="4122554F" w14:textId="77777777" w:rsidR="00B93736" w:rsidRPr="00B93736" w:rsidRDefault="00862AC7" w:rsidP="00B93736">
      <w:pPr>
        <w:spacing w:line="360" w:lineRule="auto"/>
        <w:rPr>
          <w:rFonts w:ascii="Arial" w:hAnsi="Arial" w:cs="Arial"/>
          <w:sz w:val="24"/>
          <w:szCs w:val="24"/>
        </w:rPr>
      </w:pPr>
      <w:r w:rsidRPr="00B93736">
        <w:rPr>
          <w:rFonts w:ascii="Arial" w:hAnsi="Arial" w:cs="Arial"/>
          <w:sz w:val="24"/>
          <w:szCs w:val="24"/>
        </w:rPr>
        <w:t xml:space="preserve">Step 10. Read option 5 + If true: Quit program +If false: run while </w:t>
      </w:r>
      <w:proofErr w:type="gramStart"/>
      <w:r w:rsidRPr="00B93736">
        <w:rPr>
          <w:rFonts w:ascii="Arial" w:hAnsi="Arial" w:cs="Arial"/>
          <w:sz w:val="24"/>
          <w:szCs w:val="24"/>
        </w:rPr>
        <w:t>n!=</w:t>
      </w:r>
      <w:proofErr w:type="gramEnd"/>
      <w:r w:rsidRPr="00B93736">
        <w:rPr>
          <w:rFonts w:ascii="Arial" w:hAnsi="Arial" w:cs="Arial"/>
          <w:sz w:val="24"/>
          <w:szCs w:val="24"/>
        </w:rPr>
        <w:t xml:space="preserve">5 and Quit program </w:t>
      </w:r>
    </w:p>
    <w:p w14:paraId="615B776B" w14:textId="719375FD" w:rsidR="00172F0E" w:rsidRPr="00B93736" w:rsidRDefault="00862AC7" w:rsidP="00B93736">
      <w:pPr>
        <w:spacing w:line="360" w:lineRule="auto"/>
        <w:rPr>
          <w:rFonts w:ascii="Arial" w:hAnsi="Arial" w:cs="Arial"/>
          <w:sz w:val="24"/>
          <w:szCs w:val="24"/>
        </w:rPr>
      </w:pPr>
      <w:r w:rsidRPr="00B93736">
        <w:rPr>
          <w:rFonts w:ascii="Arial" w:hAnsi="Arial" w:cs="Arial"/>
          <w:sz w:val="24"/>
          <w:szCs w:val="24"/>
        </w:rPr>
        <w:t>Step 11. End</w:t>
      </w:r>
    </w:p>
    <w:p w14:paraId="135C8F8E" w14:textId="4008B03A" w:rsidR="00910B9B" w:rsidRDefault="00910B9B" w:rsidP="00DF1612">
      <w:pPr>
        <w:pStyle w:val="Heading1"/>
      </w:pPr>
    </w:p>
    <w:p w14:paraId="6B93604D" w14:textId="77777777" w:rsidR="00DF1612" w:rsidRPr="00DF1612" w:rsidRDefault="00DF1612" w:rsidP="00DF1612"/>
    <w:p w14:paraId="0533F869" w14:textId="065888E9" w:rsidR="00910B9B" w:rsidRDefault="00910B9B" w:rsidP="00910B9B">
      <w:pPr>
        <w:spacing w:line="360" w:lineRule="auto"/>
        <w:ind w:left="360"/>
        <w:jc w:val="both"/>
        <w:rPr>
          <w:rFonts w:ascii="Arial" w:hAnsi="Arial" w:cs="Arial"/>
        </w:rPr>
      </w:pPr>
    </w:p>
    <w:p w14:paraId="0D891064" w14:textId="5E467337" w:rsidR="00163363" w:rsidRDefault="00163363" w:rsidP="00910B9B">
      <w:pPr>
        <w:spacing w:line="360" w:lineRule="auto"/>
        <w:ind w:left="360"/>
        <w:jc w:val="both"/>
        <w:rPr>
          <w:rFonts w:ascii="Arial" w:hAnsi="Arial" w:cs="Arial"/>
        </w:rPr>
      </w:pPr>
    </w:p>
    <w:p w14:paraId="4FBEE93C" w14:textId="6A067DFB" w:rsidR="00163363" w:rsidRDefault="00163363" w:rsidP="00910B9B">
      <w:pPr>
        <w:spacing w:line="360" w:lineRule="auto"/>
        <w:ind w:left="360"/>
        <w:jc w:val="both"/>
        <w:rPr>
          <w:rFonts w:ascii="Arial" w:hAnsi="Arial" w:cs="Arial"/>
        </w:rPr>
      </w:pPr>
    </w:p>
    <w:p w14:paraId="161C0890" w14:textId="4C8131E3" w:rsidR="00163363" w:rsidRDefault="00163363" w:rsidP="00910B9B">
      <w:pPr>
        <w:spacing w:line="360" w:lineRule="auto"/>
        <w:ind w:left="360"/>
        <w:jc w:val="both"/>
        <w:rPr>
          <w:rFonts w:ascii="Arial" w:hAnsi="Arial" w:cs="Arial"/>
        </w:rPr>
      </w:pPr>
    </w:p>
    <w:p w14:paraId="1363A670" w14:textId="199B0EB4" w:rsidR="00163363" w:rsidRDefault="00163363" w:rsidP="00910B9B">
      <w:pPr>
        <w:spacing w:line="360" w:lineRule="auto"/>
        <w:ind w:left="360"/>
        <w:jc w:val="both"/>
        <w:rPr>
          <w:rFonts w:ascii="Arial" w:hAnsi="Arial" w:cs="Arial"/>
        </w:rPr>
      </w:pPr>
    </w:p>
    <w:p w14:paraId="79DFC038" w14:textId="5AC3F9A9" w:rsidR="00163363" w:rsidRDefault="00163363" w:rsidP="00910B9B">
      <w:pPr>
        <w:spacing w:line="360" w:lineRule="auto"/>
        <w:ind w:left="360"/>
        <w:jc w:val="both"/>
        <w:rPr>
          <w:rFonts w:ascii="Arial" w:hAnsi="Arial" w:cs="Arial"/>
        </w:rPr>
      </w:pPr>
    </w:p>
    <w:p w14:paraId="7623C20B" w14:textId="4DCB7F08" w:rsidR="00163363" w:rsidRDefault="00163363" w:rsidP="00BE1D3C">
      <w:pPr>
        <w:spacing w:line="360" w:lineRule="auto"/>
        <w:jc w:val="both"/>
        <w:rPr>
          <w:rFonts w:ascii="Arial" w:hAnsi="Arial" w:cs="Arial"/>
        </w:rPr>
      </w:pPr>
    </w:p>
    <w:p w14:paraId="1625A949" w14:textId="0D65AA72" w:rsidR="00BE1D3C" w:rsidRDefault="00BE1D3C" w:rsidP="00BE1D3C">
      <w:pPr>
        <w:pStyle w:val="Heading1"/>
        <w:numPr>
          <w:ilvl w:val="1"/>
          <w:numId w:val="30"/>
        </w:numPr>
      </w:pPr>
      <w:bookmarkStart w:id="76" w:name="_Toc109720066"/>
      <w:r>
        <w:lastRenderedPageBreak/>
        <w:t>Print ID and grade</w:t>
      </w:r>
      <w:bookmarkEnd w:id="76"/>
    </w:p>
    <w:p w14:paraId="7AC0922D" w14:textId="1D96904B" w:rsidR="00642C67" w:rsidRDefault="00673308" w:rsidP="00642C67">
      <w:pPr>
        <w:keepNext/>
        <w:jc w:val="center"/>
      </w:pPr>
      <w:r>
        <w:rPr>
          <w:noProof/>
        </w:rPr>
        <w:t xml:space="preserve"> </w:t>
      </w:r>
      <w:r>
        <w:rPr>
          <w:noProof/>
        </w:rPr>
        <w:drawing>
          <wp:inline distT="0" distB="0" distL="0" distR="0" wp14:anchorId="03DC085D" wp14:editId="7CB096CF">
            <wp:extent cx="5295900" cy="7155180"/>
            <wp:effectExtent l="0" t="0" r="0" b="0"/>
            <wp:docPr id="25" name="Picture 25"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diagram&#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95900" cy="7155180"/>
                    </a:xfrm>
                    <a:prstGeom prst="rect">
                      <a:avLst/>
                    </a:prstGeom>
                    <a:noFill/>
                    <a:ln>
                      <a:noFill/>
                    </a:ln>
                  </pic:spPr>
                </pic:pic>
              </a:graphicData>
            </a:graphic>
          </wp:inline>
        </w:drawing>
      </w:r>
    </w:p>
    <w:p w14:paraId="5932D015" w14:textId="2161F439" w:rsidR="00BE1D3C" w:rsidRPr="00BE1D3C" w:rsidRDefault="00642C67" w:rsidP="00642C67">
      <w:pPr>
        <w:pStyle w:val="Caption"/>
        <w:jc w:val="center"/>
      </w:pPr>
      <w:r>
        <w:t xml:space="preserve">Figure </w:t>
      </w:r>
      <w:fldSimple w:instr=" SEQ Figure \* ARABIC ">
        <w:r w:rsidR="00E845CE">
          <w:rPr>
            <w:noProof/>
          </w:rPr>
          <w:t>12</w:t>
        </w:r>
      </w:fldSimple>
      <w:r>
        <w:t>: Print ID and grade flow chart</w:t>
      </w:r>
    </w:p>
    <w:p w14:paraId="3E156784" w14:textId="563100A7" w:rsidR="00BE1D3C" w:rsidRDefault="00BE1D3C" w:rsidP="00BE1D3C">
      <w:pPr>
        <w:spacing w:line="360" w:lineRule="auto"/>
        <w:jc w:val="both"/>
        <w:rPr>
          <w:rFonts w:ascii="Arial" w:hAnsi="Arial" w:cs="Arial"/>
        </w:rPr>
      </w:pPr>
    </w:p>
    <w:p w14:paraId="3E1AA254" w14:textId="77777777" w:rsidR="00642C67" w:rsidRPr="00642C67" w:rsidRDefault="00642C67" w:rsidP="00BE1D3C">
      <w:pPr>
        <w:spacing w:line="360" w:lineRule="auto"/>
        <w:jc w:val="both"/>
        <w:rPr>
          <w:rFonts w:ascii="Arial" w:hAnsi="Arial" w:cs="Arial"/>
          <w:sz w:val="24"/>
          <w:szCs w:val="24"/>
        </w:rPr>
      </w:pPr>
      <w:r w:rsidRPr="00642C67">
        <w:rPr>
          <w:rFonts w:ascii="Arial" w:hAnsi="Arial" w:cs="Arial"/>
          <w:sz w:val="24"/>
          <w:szCs w:val="24"/>
        </w:rPr>
        <w:lastRenderedPageBreak/>
        <w:t xml:space="preserve">Explain flowchart: </w:t>
      </w:r>
    </w:p>
    <w:p w14:paraId="5B0B28EA" w14:textId="77777777" w:rsidR="00642C67" w:rsidRPr="00642C67" w:rsidRDefault="00642C67" w:rsidP="00BE1D3C">
      <w:pPr>
        <w:spacing w:line="360" w:lineRule="auto"/>
        <w:jc w:val="both"/>
        <w:rPr>
          <w:rFonts w:ascii="Arial" w:hAnsi="Arial" w:cs="Arial"/>
          <w:sz w:val="24"/>
          <w:szCs w:val="24"/>
        </w:rPr>
      </w:pPr>
      <w:r w:rsidRPr="00642C67">
        <w:rPr>
          <w:rFonts w:ascii="Arial" w:hAnsi="Arial" w:cs="Arial"/>
          <w:sz w:val="24"/>
          <w:szCs w:val="24"/>
        </w:rPr>
        <w:t xml:space="preserve">Step 1. Start </w:t>
      </w:r>
    </w:p>
    <w:p w14:paraId="2A144F90" w14:textId="76BB5733" w:rsidR="00642C67" w:rsidRPr="00642C67" w:rsidRDefault="00642C67" w:rsidP="00BE1D3C">
      <w:pPr>
        <w:spacing w:line="360" w:lineRule="auto"/>
        <w:jc w:val="both"/>
        <w:rPr>
          <w:rFonts w:ascii="Arial" w:hAnsi="Arial" w:cs="Arial"/>
          <w:sz w:val="24"/>
          <w:szCs w:val="24"/>
        </w:rPr>
      </w:pPr>
      <w:r w:rsidRPr="00642C67">
        <w:rPr>
          <w:rFonts w:ascii="Arial" w:hAnsi="Arial" w:cs="Arial"/>
          <w:sz w:val="24"/>
          <w:szCs w:val="24"/>
        </w:rPr>
        <w:t xml:space="preserve">Step 2. Declare float </w:t>
      </w:r>
      <w:proofErr w:type="spellStart"/>
      <w:proofErr w:type="gramStart"/>
      <w:r w:rsidR="005C725F">
        <w:rPr>
          <w:rFonts w:ascii="Arial" w:hAnsi="Arial" w:cs="Arial"/>
          <w:sz w:val="24"/>
          <w:szCs w:val="24"/>
        </w:rPr>
        <w:t>sG</w:t>
      </w:r>
      <w:r w:rsidRPr="00642C67">
        <w:rPr>
          <w:rFonts w:ascii="Arial" w:hAnsi="Arial" w:cs="Arial"/>
          <w:sz w:val="24"/>
          <w:szCs w:val="24"/>
        </w:rPr>
        <w:t>rade</w:t>
      </w:r>
      <w:proofErr w:type="spellEnd"/>
      <w:r w:rsidRPr="00642C67">
        <w:rPr>
          <w:rFonts w:ascii="Arial" w:hAnsi="Arial" w:cs="Arial"/>
          <w:sz w:val="24"/>
          <w:szCs w:val="24"/>
        </w:rPr>
        <w:t>[</w:t>
      </w:r>
      <w:proofErr w:type="gramEnd"/>
      <w:r w:rsidRPr="00642C67">
        <w:rPr>
          <w:rFonts w:ascii="Arial" w:hAnsi="Arial" w:cs="Arial"/>
          <w:sz w:val="24"/>
          <w:szCs w:val="24"/>
        </w:rPr>
        <w:t xml:space="preserve">30], </w:t>
      </w:r>
      <w:proofErr w:type="spellStart"/>
      <w:r w:rsidRPr="00642C67">
        <w:rPr>
          <w:rFonts w:ascii="Arial" w:hAnsi="Arial" w:cs="Arial"/>
          <w:sz w:val="24"/>
          <w:szCs w:val="24"/>
        </w:rPr>
        <w:t>sID</w:t>
      </w:r>
      <w:proofErr w:type="spellEnd"/>
      <w:r w:rsidRPr="00642C67">
        <w:rPr>
          <w:rFonts w:ascii="Arial" w:hAnsi="Arial" w:cs="Arial"/>
          <w:sz w:val="24"/>
          <w:szCs w:val="24"/>
        </w:rPr>
        <w:t xml:space="preserve">[30], </w:t>
      </w:r>
      <w:proofErr w:type="spellStart"/>
      <w:r w:rsidRPr="00642C67">
        <w:rPr>
          <w:rFonts w:ascii="Arial" w:hAnsi="Arial" w:cs="Arial"/>
          <w:sz w:val="24"/>
          <w:szCs w:val="24"/>
        </w:rPr>
        <w:t>n,i</w:t>
      </w:r>
      <w:proofErr w:type="spellEnd"/>
      <w:r w:rsidRPr="00642C67">
        <w:rPr>
          <w:rFonts w:ascii="Arial" w:hAnsi="Arial" w:cs="Arial"/>
          <w:sz w:val="24"/>
          <w:szCs w:val="24"/>
        </w:rPr>
        <w:t xml:space="preserve">=0 </w:t>
      </w:r>
    </w:p>
    <w:p w14:paraId="0BB20C68" w14:textId="77777777" w:rsidR="00642C67" w:rsidRPr="00642C67" w:rsidRDefault="00642C67" w:rsidP="00BE1D3C">
      <w:pPr>
        <w:spacing w:line="360" w:lineRule="auto"/>
        <w:jc w:val="both"/>
        <w:rPr>
          <w:rFonts w:ascii="Arial" w:hAnsi="Arial" w:cs="Arial"/>
          <w:sz w:val="24"/>
          <w:szCs w:val="24"/>
        </w:rPr>
      </w:pPr>
      <w:r w:rsidRPr="00642C67">
        <w:rPr>
          <w:rFonts w:ascii="Arial" w:hAnsi="Arial" w:cs="Arial"/>
          <w:sz w:val="24"/>
          <w:szCs w:val="24"/>
        </w:rPr>
        <w:t xml:space="preserve">Step 3. Check condition + If true go to step 4 + If false go to step </w:t>
      </w:r>
      <w:proofErr w:type="gramStart"/>
      <w:r w:rsidRPr="00642C67">
        <w:rPr>
          <w:rFonts w:ascii="Arial" w:hAnsi="Arial" w:cs="Arial"/>
          <w:sz w:val="24"/>
          <w:szCs w:val="24"/>
        </w:rPr>
        <w:t>8</w:t>
      </w:r>
      <w:proofErr w:type="gramEnd"/>
      <w:r w:rsidRPr="00642C67">
        <w:rPr>
          <w:rFonts w:ascii="Arial" w:hAnsi="Arial" w:cs="Arial"/>
          <w:sz w:val="24"/>
          <w:szCs w:val="24"/>
        </w:rPr>
        <w:t xml:space="preserve"> </w:t>
      </w:r>
    </w:p>
    <w:p w14:paraId="3A98E0A5" w14:textId="72DED16E" w:rsidR="00642C67" w:rsidRPr="00642C67" w:rsidRDefault="00642C67" w:rsidP="00BE1D3C">
      <w:pPr>
        <w:spacing w:line="360" w:lineRule="auto"/>
        <w:jc w:val="both"/>
        <w:rPr>
          <w:rFonts w:ascii="Arial" w:hAnsi="Arial" w:cs="Arial"/>
          <w:sz w:val="24"/>
          <w:szCs w:val="24"/>
        </w:rPr>
      </w:pPr>
      <w:r w:rsidRPr="00642C67">
        <w:rPr>
          <w:rFonts w:ascii="Arial" w:hAnsi="Arial" w:cs="Arial"/>
          <w:sz w:val="24"/>
          <w:szCs w:val="24"/>
        </w:rPr>
        <w:t xml:space="preserve">Step 4. Print </w:t>
      </w:r>
      <w:r w:rsidR="00E44D3E">
        <w:rPr>
          <w:rFonts w:ascii="Arial" w:hAnsi="Arial" w:cs="Arial"/>
          <w:sz w:val="24"/>
          <w:szCs w:val="24"/>
        </w:rPr>
        <w:t>IDs</w:t>
      </w:r>
      <w:r w:rsidRPr="00642C67">
        <w:rPr>
          <w:rFonts w:ascii="Arial" w:hAnsi="Arial" w:cs="Arial"/>
          <w:sz w:val="24"/>
          <w:szCs w:val="24"/>
        </w:rPr>
        <w:t xml:space="preserve"> and </w:t>
      </w:r>
      <w:proofErr w:type="spellStart"/>
      <w:r w:rsidR="00E44D3E">
        <w:rPr>
          <w:rFonts w:ascii="Arial" w:hAnsi="Arial" w:cs="Arial"/>
          <w:sz w:val="24"/>
          <w:szCs w:val="24"/>
        </w:rPr>
        <w:t>sG</w:t>
      </w:r>
      <w:r w:rsidRPr="00642C67">
        <w:rPr>
          <w:rFonts w:ascii="Arial" w:hAnsi="Arial" w:cs="Arial"/>
          <w:sz w:val="24"/>
          <w:szCs w:val="24"/>
        </w:rPr>
        <w:t>rade</w:t>
      </w:r>
      <w:proofErr w:type="spellEnd"/>
      <w:r w:rsidRPr="00642C67">
        <w:rPr>
          <w:rFonts w:ascii="Arial" w:hAnsi="Arial" w:cs="Arial"/>
          <w:sz w:val="24"/>
          <w:szCs w:val="24"/>
        </w:rPr>
        <w:t xml:space="preserve"> </w:t>
      </w:r>
    </w:p>
    <w:p w14:paraId="08A10D23" w14:textId="77777777" w:rsidR="00642C67" w:rsidRPr="00642C67" w:rsidRDefault="00642C67" w:rsidP="00BE1D3C">
      <w:pPr>
        <w:spacing w:line="360" w:lineRule="auto"/>
        <w:jc w:val="both"/>
        <w:rPr>
          <w:rFonts w:ascii="Arial" w:hAnsi="Arial" w:cs="Arial"/>
          <w:sz w:val="24"/>
          <w:szCs w:val="24"/>
        </w:rPr>
      </w:pPr>
      <w:r w:rsidRPr="00642C67">
        <w:rPr>
          <w:rFonts w:ascii="Arial" w:hAnsi="Arial" w:cs="Arial"/>
          <w:sz w:val="24"/>
          <w:szCs w:val="24"/>
        </w:rPr>
        <w:t xml:space="preserve">Step 5. Increase </w:t>
      </w:r>
      <w:proofErr w:type="spellStart"/>
      <w:r w:rsidRPr="00642C67">
        <w:rPr>
          <w:rFonts w:ascii="Arial" w:hAnsi="Arial" w:cs="Arial"/>
          <w:sz w:val="24"/>
          <w:szCs w:val="24"/>
        </w:rPr>
        <w:t>i</w:t>
      </w:r>
      <w:proofErr w:type="spellEnd"/>
      <w:r w:rsidRPr="00642C67">
        <w:rPr>
          <w:rFonts w:ascii="Arial" w:hAnsi="Arial" w:cs="Arial"/>
          <w:sz w:val="24"/>
          <w:szCs w:val="24"/>
        </w:rPr>
        <w:t xml:space="preserve"> by 1 </w:t>
      </w:r>
    </w:p>
    <w:p w14:paraId="7B0CE2E9" w14:textId="77777777" w:rsidR="00642C67" w:rsidRPr="00642C67" w:rsidRDefault="00642C67" w:rsidP="00BE1D3C">
      <w:pPr>
        <w:spacing w:line="360" w:lineRule="auto"/>
        <w:jc w:val="both"/>
        <w:rPr>
          <w:rFonts w:ascii="Arial" w:hAnsi="Arial" w:cs="Arial"/>
          <w:sz w:val="24"/>
          <w:szCs w:val="24"/>
        </w:rPr>
      </w:pPr>
      <w:r w:rsidRPr="00642C67">
        <w:rPr>
          <w:rFonts w:ascii="Arial" w:hAnsi="Arial" w:cs="Arial"/>
          <w:sz w:val="24"/>
          <w:szCs w:val="24"/>
        </w:rPr>
        <w:t xml:space="preserve">Step 6. Go back step </w:t>
      </w:r>
      <w:proofErr w:type="gramStart"/>
      <w:r w:rsidRPr="00642C67">
        <w:rPr>
          <w:rFonts w:ascii="Arial" w:hAnsi="Arial" w:cs="Arial"/>
          <w:sz w:val="24"/>
          <w:szCs w:val="24"/>
        </w:rPr>
        <w:t>3</w:t>
      </w:r>
      <w:proofErr w:type="gramEnd"/>
      <w:r w:rsidRPr="00642C67">
        <w:rPr>
          <w:rFonts w:ascii="Arial" w:hAnsi="Arial" w:cs="Arial"/>
          <w:sz w:val="24"/>
          <w:szCs w:val="24"/>
        </w:rPr>
        <w:t xml:space="preserve"> </w:t>
      </w:r>
    </w:p>
    <w:p w14:paraId="52A85446" w14:textId="77777777" w:rsidR="00642C67" w:rsidRPr="00642C67" w:rsidRDefault="00642C67" w:rsidP="00BE1D3C">
      <w:pPr>
        <w:spacing w:line="360" w:lineRule="auto"/>
        <w:jc w:val="both"/>
        <w:rPr>
          <w:rFonts w:ascii="Arial" w:hAnsi="Arial" w:cs="Arial"/>
          <w:sz w:val="24"/>
          <w:szCs w:val="24"/>
        </w:rPr>
      </w:pPr>
      <w:r w:rsidRPr="00642C67">
        <w:rPr>
          <w:rFonts w:ascii="Arial" w:hAnsi="Arial" w:cs="Arial"/>
          <w:sz w:val="24"/>
          <w:szCs w:val="24"/>
        </w:rPr>
        <w:t xml:space="preserve">Step 7. Go to step 4 if done step 6 and get true step </w:t>
      </w:r>
      <w:proofErr w:type="gramStart"/>
      <w:r w:rsidRPr="00642C67">
        <w:rPr>
          <w:rFonts w:ascii="Arial" w:hAnsi="Arial" w:cs="Arial"/>
          <w:sz w:val="24"/>
          <w:szCs w:val="24"/>
        </w:rPr>
        <w:t>3</w:t>
      </w:r>
      <w:proofErr w:type="gramEnd"/>
      <w:r w:rsidRPr="00642C67">
        <w:rPr>
          <w:rFonts w:ascii="Arial" w:hAnsi="Arial" w:cs="Arial"/>
          <w:sz w:val="24"/>
          <w:szCs w:val="24"/>
        </w:rPr>
        <w:t xml:space="preserve"> </w:t>
      </w:r>
    </w:p>
    <w:p w14:paraId="30F2EE5F" w14:textId="0162C4A7" w:rsidR="00BE1D3C" w:rsidRDefault="00642C67" w:rsidP="00BE1D3C">
      <w:pPr>
        <w:spacing w:line="360" w:lineRule="auto"/>
        <w:jc w:val="both"/>
        <w:rPr>
          <w:rFonts w:ascii="Arial" w:hAnsi="Arial" w:cs="Arial"/>
          <w:sz w:val="24"/>
          <w:szCs w:val="24"/>
        </w:rPr>
      </w:pPr>
      <w:r w:rsidRPr="00642C67">
        <w:rPr>
          <w:rFonts w:ascii="Arial" w:hAnsi="Arial" w:cs="Arial"/>
          <w:sz w:val="24"/>
          <w:szCs w:val="24"/>
        </w:rPr>
        <w:t>Step 8. Stop</w:t>
      </w:r>
    </w:p>
    <w:p w14:paraId="2F19A81F" w14:textId="70140799" w:rsidR="008B4947" w:rsidRDefault="008B4947" w:rsidP="008B4947">
      <w:pPr>
        <w:pStyle w:val="Heading1"/>
        <w:numPr>
          <w:ilvl w:val="1"/>
          <w:numId w:val="30"/>
        </w:numPr>
      </w:pPr>
      <w:bookmarkStart w:id="77" w:name="_Toc109720067"/>
      <w:r w:rsidRPr="008B4947">
        <w:t xml:space="preserve">Find highest </w:t>
      </w:r>
      <w:proofErr w:type="gramStart"/>
      <w:r w:rsidRPr="008B4947">
        <w:t>grade</w:t>
      </w:r>
      <w:bookmarkEnd w:id="77"/>
      <w:proofErr w:type="gramEnd"/>
    </w:p>
    <w:p w14:paraId="7BA124F7" w14:textId="77777777" w:rsidR="008B4947" w:rsidRPr="008B4947" w:rsidRDefault="008B4947" w:rsidP="008B4947"/>
    <w:p w14:paraId="741CB503" w14:textId="3E1BA477" w:rsidR="002A4591" w:rsidRPr="002A4591" w:rsidRDefault="003B7DDA" w:rsidP="002A4591">
      <w:pPr>
        <w:keepNext/>
        <w:spacing w:line="360" w:lineRule="auto"/>
        <w:jc w:val="center"/>
        <w:rPr>
          <w:rFonts w:ascii="Arial" w:hAnsi="Arial" w:cs="Arial"/>
        </w:rPr>
      </w:pPr>
      <w:r>
        <w:rPr>
          <w:rFonts w:ascii="Arial" w:hAnsi="Arial" w:cs="Arial"/>
          <w:noProof/>
        </w:rPr>
        <w:lastRenderedPageBreak/>
        <w:drawing>
          <wp:inline distT="0" distB="0" distL="0" distR="0" wp14:anchorId="3542C754" wp14:editId="7E5D1050">
            <wp:extent cx="5943600" cy="5901055"/>
            <wp:effectExtent l="0" t="0" r="0" b="0"/>
            <wp:docPr id="27" name="Picture 27" descr="A picture containing text, businesscard, vector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text, businesscard, vector graphics&#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5901055"/>
                    </a:xfrm>
                    <a:prstGeom prst="rect">
                      <a:avLst/>
                    </a:prstGeom>
                    <a:noFill/>
                    <a:ln>
                      <a:noFill/>
                    </a:ln>
                  </pic:spPr>
                </pic:pic>
              </a:graphicData>
            </a:graphic>
          </wp:inline>
        </w:drawing>
      </w:r>
    </w:p>
    <w:p w14:paraId="01543DC3" w14:textId="7913FBC0" w:rsidR="00642C67" w:rsidRDefault="002A4591" w:rsidP="002A4591">
      <w:pPr>
        <w:pStyle w:val="Caption"/>
        <w:jc w:val="center"/>
        <w:rPr>
          <w:rFonts w:ascii="Arial" w:hAnsi="Arial" w:cs="Arial"/>
        </w:rPr>
      </w:pPr>
      <w:r w:rsidRPr="002A4591">
        <w:rPr>
          <w:rFonts w:ascii="Arial" w:hAnsi="Arial" w:cs="Arial"/>
        </w:rPr>
        <w:t xml:space="preserve">Figure </w:t>
      </w:r>
      <w:r w:rsidRPr="002A4591">
        <w:rPr>
          <w:rFonts w:ascii="Arial" w:hAnsi="Arial" w:cs="Arial"/>
        </w:rPr>
        <w:fldChar w:fldCharType="begin"/>
      </w:r>
      <w:r w:rsidRPr="002A4591">
        <w:rPr>
          <w:rFonts w:ascii="Arial" w:hAnsi="Arial" w:cs="Arial"/>
        </w:rPr>
        <w:instrText xml:space="preserve"> SEQ Figure \* ARABIC </w:instrText>
      </w:r>
      <w:r w:rsidRPr="002A4591">
        <w:rPr>
          <w:rFonts w:ascii="Arial" w:hAnsi="Arial" w:cs="Arial"/>
        </w:rPr>
        <w:fldChar w:fldCharType="separate"/>
      </w:r>
      <w:r w:rsidR="00E845CE">
        <w:rPr>
          <w:rFonts w:ascii="Arial" w:hAnsi="Arial" w:cs="Arial"/>
          <w:noProof/>
        </w:rPr>
        <w:t>13</w:t>
      </w:r>
      <w:r w:rsidRPr="002A4591">
        <w:rPr>
          <w:rFonts w:ascii="Arial" w:hAnsi="Arial" w:cs="Arial"/>
        </w:rPr>
        <w:fldChar w:fldCharType="end"/>
      </w:r>
      <w:r w:rsidRPr="002A4591">
        <w:rPr>
          <w:rFonts w:ascii="Arial" w:hAnsi="Arial" w:cs="Arial"/>
        </w:rPr>
        <w:t xml:space="preserve">: Find highest grade flow </w:t>
      </w:r>
      <w:proofErr w:type="gramStart"/>
      <w:r w:rsidRPr="002A4591">
        <w:rPr>
          <w:rFonts w:ascii="Arial" w:hAnsi="Arial" w:cs="Arial"/>
        </w:rPr>
        <w:t>chart</w:t>
      </w:r>
      <w:proofErr w:type="gramEnd"/>
    </w:p>
    <w:p w14:paraId="247EFAE4" w14:textId="366BCA61" w:rsidR="002A4591" w:rsidRDefault="002A4591" w:rsidP="002A4591"/>
    <w:p w14:paraId="603FC500" w14:textId="09758212" w:rsidR="002A4591" w:rsidRDefault="002A4591" w:rsidP="002A4591"/>
    <w:p w14:paraId="16011D22" w14:textId="77777777" w:rsidR="002A4591" w:rsidRPr="002A4591" w:rsidRDefault="002A4591" w:rsidP="002A4591">
      <w:pPr>
        <w:spacing w:line="360" w:lineRule="auto"/>
        <w:rPr>
          <w:rFonts w:ascii="Arial" w:hAnsi="Arial" w:cs="Arial"/>
          <w:sz w:val="24"/>
          <w:szCs w:val="24"/>
        </w:rPr>
      </w:pPr>
      <w:r w:rsidRPr="002A4591">
        <w:rPr>
          <w:rFonts w:ascii="Arial" w:hAnsi="Arial" w:cs="Arial"/>
          <w:sz w:val="24"/>
          <w:szCs w:val="24"/>
        </w:rPr>
        <w:t xml:space="preserve">Explain flowchart: </w:t>
      </w:r>
    </w:p>
    <w:p w14:paraId="5269EB0A" w14:textId="77777777" w:rsidR="002A4591" w:rsidRPr="002A4591" w:rsidRDefault="002A4591" w:rsidP="002A4591">
      <w:pPr>
        <w:spacing w:line="360" w:lineRule="auto"/>
        <w:rPr>
          <w:rFonts w:ascii="Arial" w:hAnsi="Arial" w:cs="Arial"/>
          <w:sz w:val="24"/>
          <w:szCs w:val="24"/>
        </w:rPr>
      </w:pPr>
      <w:r w:rsidRPr="002A4591">
        <w:rPr>
          <w:rFonts w:ascii="Arial" w:hAnsi="Arial" w:cs="Arial"/>
          <w:sz w:val="24"/>
          <w:szCs w:val="24"/>
        </w:rPr>
        <w:t xml:space="preserve">Step 1. Start. </w:t>
      </w:r>
    </w:p>
    <w:p w14:paraId="4D256C46" w14:textId="190E5788" w:rsidR="002A4591" w:rsidRPr="002A4591" w:rsidRDefault="002A4591" w:rsidP="002A4591">
      <w:pPr>
        <w:spacing w:line="360" w:lineRule="auto"/>
        <w:rPr>
          <w:rFonts w:ascii="Arial" w:hAnsi="Arial" w:cs="Arial"/>
          <w:sz w:val="24"/>
          <w:szCs w:val="24"/>
        </w:rPr>
      </w:pPr>
      <w:r w:rsidRPr="002A4591">
        <w:rPr>
          <w:rFonts w:ascii="Arial" w:hAnsi="Arial" w:cs="Arial"/>
          <w:sz w:val="24"/>
          <w:szCs w:val="24"/>
        </w:rPr>
        <w:t xml:space="preserve">Step 2. Declare float </w:t>
      </w:r>
      <w:proofErr w:type="spellStart"/>
      <w:proofErr w:type="gramStart"/>
      <w:r w:rsidR="00E44D3E">
        <w:rPr>
          <w:rFonts w:ascii="Arial" w:hAnsi="Arial" w:cs="Arial"/>
          <w:sz w:val="24"/>
          <w:szCs w:val="24"/>
        </w:rPr>
        <w:t>sG</w:t>
      </w:r>
      <w:r w:rsidRPr="002A4591">
        <w:rPr>
          <w:rFonts w:ascii="Arial" w:hAnsi="Arial" w:cs="Arial"/>
          <w:sz w:val="24"/>
          <w:szCs w:val="24"/>
        </w:rPr>
        <w:t>rade</w:t>
      </w:r>
      <w:proofErr w:type="spellEnd"/>
      <w:r w:rsidRPr="002A4591">
        <w:rPr>
          <w:rFonts w:ascii="Arial" w:hAnsi="Arial" w:cs="Arial"/>
          <w:sz w:val="24"/>
          <w:szCs w:val="24"/>
        </w:rPr>
        <w:t>[</w:t>
      </w:r>
      <w:proofErr w:type="gramEnd"/>
      <w:r w:rsidRPr="002A4591">
        <w:rPr>
          <w:rFonts w:ascii="Arial" w:hAnsi="Arial" w:cs="Arial"/>
          <w:sz w:val="24"/>
          <w:szCs w:val="24"/>
        </w:rPr>
        <w:t xml:space="preserve">30], int </w:t>
      </w:r>
      <w:proofErr w:type="spellStart"/>
      <w:r w:rsidR="003B7DDA">
        <w:rPr>
          <w:rFonts w:ascii="Arial" w:hAnsi="Arial" w:cs="Arial"/>
          <w:sz w:val="24"/>
          <w:szCs w:val="24"/>
        </w:rPr>
        <w:t>sID</w:t>
      </w:r>
      <w:proofErr w:type="spellEnd"/>
      <w:r w:rsidRPr="002A4591">
        <w:rPr>
          <w:rFonts w:ascii="Arial" w:hAnsi="Arial" w:cs="Arial"/>
          <w:sz w:val="24"/>
          <w:szCs w:val="24"/>
        </w:rPr>
        <w:t xml:space="preserve">[30], </w:t>
      </w:r>
      <w:proofErr w:type="spellStart"/>
      <w:r w:rsidRPr="002A4591">
        <w:rPr>
          <w:rFonts w:ascii="Arial" w:hAnsi="Arial" w:cs="Arial"/>
          <w:sz w:val="24"/>
          <w:szCs w:val="24"/>
        </w:rPr>
        <w:t>i</w:t>
      </w:r>
      <w:proofErr w:type="spellEnd"/>
      <w:r w:rsidR="005C725F">
        <w:rPr>
          <w:rFonts w:ascii="Arial" w:hAnsi="Arial" w:cs="Arial"/>
          <w:sz w:val="24"/>
          <w:szCs w:val="24"/>
        </w:rPr>
        <w:t>=1</w:t>
      </w:r>
      <w:r w:rsidRPr="002A4591">
        <w:rPr>
          <w:rFonts w:ascii="Arial" w:hAnsi="Arial" w:cs="Arial"/>
          <w:sz w:val="24"/>
          <w:szCs w:val="24"/>
        </w:rPr>
        <w:t xml:space="preserve">, </w:t>
      </w:r>
      <w:proofErr w:type="spellStart"/>
      <w:r w:rsidR="005C725F">
        <w:rPr>
          <w:rFonts w:ascii="Arial" w:hAnsi="Arial" w:cs="Arial"/>
          <w:sz w:val="24"/>
          <w:szCs w:val="24"/>
        </w:rPr>
        <w:t>m</w:t>
      </w:r>
      <w:r w:rsidRPr="002A4591">
        <w:rPr>
          <w:rFonts w:ascii="Arial" w:hAnsi="Arial" w:cs="Arial"/>
          <w:sz w:val="24"/>
          <w:szCs w:val="24"/>
        </w:rPr>
        <w:t>ax</w:t>
      </w:r>
      <w:r w:rsidR="005C725F">
        <w:rPr>
          <w:rFonts w:ascii="Arial" w:hAnsi="Arial" w:cs="Arial"/>
          <w:sz w:val="24"/>
          <w:szCs w:val="24"/>
        </w:rPr>
        <w:t>G</w:t>
      </w:r>
      <w:r w:rsidRPr="002A4591">
        <w:rPr>
          <w:rFonts w:ascii="Arial" w:hAnsi="Arial" w:cs="Arial"/>
          <w:sz w:val="24"/>
          <w:szCs w:val="24"/>
        </w:rPr>
        <w:t>rade</w:t>
      </w:r>
      <w:proofErr w:type="spellEnd"/>
      <w:r w:rsidR="005C725F">
        <w:rPr>
          <w:rFonts w:ascii="Arial" w:hAnsi="Arial" w:cs="Arial"/>
          <w:sz w:val="24"/>
          <w:szCs w:val="24"/>
        </w:rPr>
        <w:t>=</w:t>
      </w:r>
      <w:proofErr w:type="spellStart"/>
      <w:r w:rsidR="005C725F">
        <w:rPr>
          <w:rFonts w:ascii="Arial" w:hAnsi="Arial" w:cs="Arial"/>
          <w:sz w:val="24"/>
          <w:szCs w:val="24"/>
        </w:rPr>
        <w:t>sGrade</w:t>
      </w:r>
      <w:proofErr w:type="spellEnd"/>
      <w:r w:rsidR="005C725F">
        <w:rPr>
          <w:rFonts w:ascii="Arial" w:hAnsi="Arial" w:cs="Arial"/>
          <w:sz w:val="24"/>
          <w:szCs w:val="24"/>
        </w:rPr>
        <w:t>[0]</w:t>
      </w:r>
      <w:r w:rsidRPr="002A4591">
        <w:rPr>
          <w:rFonts w:ascii="Arial" w:hAnsi="Arial" w:cs="Arial"/>
          <w:sz w:val="24"/>
          <w:szCs w:val="24"/>
        </w:rPr>
        <w:t xml:space="preserve">. </w:t>
      </w:r>
    </w:p>
    <w:p w14:paraId="1EEB4BC5" w14:textId="77777777" w:rsidR="002A4591" w:rsidRPr="002A4591" w:rsidRDefault="002A4591" w:rsidP="002A4591">
      <w:pPr>
        <w:spacing w:line="360" w:lineRule="auto"/>
        <w:rPr>
          <w:rFonts w:ascii="Arial" w:hAnsi="Arial" w:cs="Arial"/>
          <w:sz w:val="24"/>
          <w:szCs w:val="24"/>
        </w:rPr>
      </w:pPr>
      <w:r w:rsidRPr="002A4591">
        <w:rPr>
          <w:rFonts w:ascii="Arial" w:hAnsi="Arial" w:cs="Arial"/>
          <w:sz w:val="24"/>
          <w:szCs w:val="24"/>
        </w:rPr>
        <w:lastRenderedPageBreak/>
        <w:t>Step 3. Check the condition “</w:t>
      </w:r>
      <w:proofErr w:type="spellStart"/>
      <w:r w:rsidRPr="002A4591">
        <w:rPr>
          <w:rFonts w:ascii="Arial" w:hAnsi="Arial" w:cs="Arial"/>
          <w:sz w:val="24"/>
          <w:szCs w:val="24"/>
        </w:rPr>
        <w:t>i</w:t>
      </w:r>
      <w:proofErr w:type="spellEnd"/>
      <w:r w:rsidRPr="002A4591">
        <w:rPr>
          <w:rFonts w:ascii="Arial" w:hAnsi="Arial" w:cs="Arial"/>
          <w:sz w:val="24"/>
          <w:szCs w:val="24"/>
        </w:rPr>
        <w:t xml:space="preserve"> &lt; n”: </w:t>
      </w:r>
    </w:p>
    <w:p w14:paraId="1541CC76" w14:textId="51D901CF" w:rsidR="002A4591" w:rsidRPr="002A4591" w:rsidRDefault="002A4591" w:rsidP="002A4591">
      <w:pPr>
        <w:pStyle w:val="ListParagraph"/>
        <w:numPr>
          <w:ilvl w:val="0"/>
          <w:numId w:val="33"/>
        </w:numPr>
        <w:spacing w:line="360" w:lineRule="auto"/>
        <w:rPr>
          <w:rFonts w:ascii="Arial" w:hAnsi="Arial" w:cs="Arial"/>
          <w:sz w:val="24"/>
          <w:szCs w:val="24"/>
        </w:rPr>
      </w:pPr>
      <w:r w:rsidRPr="002A4591">
        <w:rPr>
          <w:rFonts w:ascii="Arial" w:hAnsi="Arial" w:cs="Arial"/>
          <w:sz w:val="24"/>
          <w:szCs w:val="24"/>
        </w:rPr>
        <w:t xml:space="preserve"> If false, print </w:t>
      </w:r>
      <w:proofErr w:type="spellStart"/>
      <w:r w:rsidR="005C725F">
        <w:rPr>
          <w:rFonts w:ascii="Arial" w:hAnsi="Arial" w:cs="Arial"/>
          <w:sz w:val="24"/>
          <w:szCs w:val="24"/>
        </w:rPr>
        <w:t>m</w:t>
      </w:r>
      <w:r w:rsidRPr="002A4591">
        <w:rPr>
          <w:rFonts w:ascii="Arial" w:hAnsi="Arial" w:cs="Arial"/>
          <w:sz w:val="24"/>
          <w:szCs w:val="24"/>
        </w:rPr>
        <w:t>ax</w:t>
      </w:r>
      <w:r w:rsidR="005C725F">
        <w:rPr>
          <w:rFonts w:ascii="Arial" w:hAnsi="Arial" w:cs="Arial"/>
          <w:sz w:val="24"/>
          <w:szCs w:val="24"/>
        </w:rPr>
        <w:t>G</w:t>
      </w:r>
      <w:r w:rsidRPr="002A4591">
        <w:rPr>
          <w:rFonts w:ascii="Arial" w:hAnsi="Arial" w:cs="Arial"/>
          <w:sz w:val="24"/>
          <w:szCs w:val="24"/>
        </w:rPr>
        <w:t>rade</w:t>
      </w:r>
      <w:proofErr w:type="spellEnd"/>
      <w:r w:rsidRPr="002A4591">
        <w:rPr>
          <w:rFonts w:ascii="Arial" w:hAnsi="Arial" w:cs="Arial"/>
          <w:sz w:val="24"/>
          <w:szCs w:val="24"/>
        </w:rPr>
        <w:t xml:space="preserve"> to the screen. </w:t>
      </w:r>
    </w:p>
    <w:p w14:paraId="6B969B5D" w14:textId="5211F070" w:rsidR="002A4591" w:rsidRPr="002A4591" w:rsidRDefault="002A4591" w:rsidP="002A4591">
      <w:pPr>
        <w:pStyle w:val="ListParagraph"/>
        <w:numPr>
          <w:ilvl w:val="0"/>
          <w:numId w:val="33"/>
        </w:numPr>
        <w:spacing w:line="360" w:lineRule="auto"/>
        <w:rPr>
          <w:rFonts w:ascii="Arial" w:hAnsi="Arial" w:cs="Arial"/>
          <w:sz w:val="24"/>
          <w:szCs w:val="24"/>
        </w:rPr>
      </w:pPr>
      <w:r w:rsidRPr="002A4591">
        <w:rPr>
          <w:rFonts w:ascii="Arial" w:hAnsi="Arial" w:cs="Arial"/>
          <w:sz w:val="24"/>
          <w:szCs w:val="24"/>
        </w:rPr>
        <w:t xml:space="preserve"> If true, go to step 4. </w:t>
      </w:r>
    </w:p>
    <w:p w14:paraId="1ACAB05D" w14:textId="71664FCA" w:rsidR="002A4591" w:rsidRPr="002A4591" w:rsidRDefault="002A4591" w:rsidP="002A4591">
      <w:pPr>
        <w:spacing w:line="360" w:lineRule="auto"/>
        <w:rPr>
          <w:rFonts w:ascii="Arial" w:hAnsi="Arial" w:cs="Arial"/>
          <w:sz w:val="24"/>
          <w:szCs w:val="24"/>
        </w:rPr>
      </w:pPr>
      <w:r w:rsidRPr="002A4591">
        <w:rPr>
          <w:rFonts w:ascii="Arial" w:hAnsi="Arial" w:cs="Arial"/>
          <w:sz w:val="24"/>
          <w:szCs w:val="24"/>
        </w:rPr>
        <w:t>Step 4. Check the condition “</w:t>
      </w:r>
      <w:proofErr w:type="spellStart"/>
      <w:r w:rsidR="005C725F">
        <w:rPr>
          <w:rFonts w:ascii="Arial" w:hAnsi="Arial" w:cs="Arial"/>
          <w:sz w:val="24"/>
          <w:szCs w:val="24"/>
        </w:rPr>
        <w:t>m</w:t>
      </w:r>
      <w:r w:rsidRPr="002A4591">
        <w:rPr>
          <w:rFonts w:ascii="Arial" w:hAnsi="Arial" w:cs="Arial"/>
          <w:sz w:val="24"/>
          <w:szCs w:val="24"/>
        </w:rPr>
        <w:t>axgrade</w:t>
      </w:r>
      <w:proofErr w:type="spellEnd"/>
      <w:r w:rsidRPr="002A4591">
        <w:rPr>
          <w:rFonts w:ascii="Arial" w:hAnsi="Arial" w:cs="Arial"/>
          <w:sz w:val="24"/>
          <w:szCs w:val="24"/>
        </w:rPr>
        <w:t xml:space="preserve"> &lt; </w:t>
      </w:r>
      <w:proofErr w:type="spellStart"/>
      <w:r w:rsidR="005C725F">
        <w:rPr>
          <w:rFonts w:ascii="Arial" w:hAnsi="Arial" w:cs="Arial"/>
          <w:sz w:val="24"/>
          <w:szCs w:val="24"/>
        </w:rPr>
        <w:t>sG</w:t>
      </w:r>
      <w:r w:rsidRPr="002A4591">
        <w:rPr>
          <w:rFonts w:ascii="Arial" w:hAnsi="Arial" w:cs="Arial"/>
          <w:sz w:val="24"/>
          <w:szCs w:val="24"/>
        </w:rPr>
        <w:t>rade</w:t>
      </w:r>
      <w:proofErr w:type="spellEnd"/>
      <w:r w:rsidRPr="002A4591">
        <w:rPr>
          <w:rFonts w:ascii="Arial" w:hAnsi="Arial" w:cs="Arial"/>
          <w:sz w:val="24"/>
          <w:szCs w:val="24"/>
        </w:rPr>
        <w:t>[</w:t>
      </w:r>
      <w:proofErr w:type="spellStart"/>
      <w:r w:rsidRPr="002A4591">
        <w:rPr>
          <w:rFonts w:ascii="Arial" w:hAnsi="Arial" w:cs="Arial"/>
          <w:sz w:val="24"/>
          <w:szCs w:val="24"/>
        </w:rPr>
        <w:t>i</w:t>
      </w:r>
      <w:proofErr w:type="spellEnd"/>
      <w:r w:rsidRPr="002A4591">
        <w:rPr>
          <w:rFonts w:ascii="Arial" w:hAnsi="Arial" w:cs="Arial"/>
          <w:sz w:val="24"/>
          <w:szCs w:val="24"/>
        </w:rPr>
        <w:t xml:space="preserve">]”: </w:t>
      </w:r>
    </w:p>
    <w:p w14:paraId="675D483D" w14:textId="16AEFB26" w:rsidR="002A4591" w:rsidRPr="002A4591" w:rsidRDefault="002A4591" w:rsidP="002A4591">
      <w:pPr>
        <w:pStyle w:val="ListParagraph"/>
        <w:numPr>
          <w:ilvl w:val="0"/>
          <w:numId w:val="34"/>
        </w:numPr>
        <w:spacing w:line="360" w:lineRule="auto"/>
        <w:rPr>
          <w:rFonts w:ascii="Arial" w:hAnsi="Arial" w:cs="Arial"/>
          <w:sz w:val="24"/>
          <w:szCs w:val="24"/>
        </w:rPr>
      </w:pPr>
      <w:r w:rsidRPr="002A4591">
        <w:rPr>
          <w:rFonts w:ascii="Arial" w:hAnsi="Arial" w:cs="Arial"/>
          <w:sz w:val="24"/>
          <w:szCs w:val="24"/>
        </w:rPr>
        <w:t xml:space="preserve">If true, set </w:t>
      </w:r>
      <w:proofErr w:type="spellStart"/>
      <w:r w:rsidR="005C725F">
        <w:rPr>
          <w:rFonts w:ascii="Arial" w:hAnsi="Arial" w:cs="Arial"/>
          <w:sz w:val="24"/>
          <w:szCs w:val="24"/>
        </w:rPr>
        <w:t>m</w:t>
      </w:r>
      <w:r w:rsidR="005C725F" w:rsidRPr="002A4591">
        <w:rPr>
          <w:rFonts w:ascii="Arial" w:hAnsi="Arial" w:cs="Arial"/>
          <w:sz w:val="24"/>
          <w:szCs w:val="24"/>
        </w:rPr>
        <w:t>axgrade</w:t>
      </w:r>
      <w:proofErr w:type="spellEnd"/>
      <w:r w:rsidRPr="002A4591">
        <w:rPr>
          <w:rFonts w:ascii="Arial" w:hAnsi="Arial" w:cs="Arial"/>
          <w:sz w:val="24"/>
          <w:szCs w:val="24"/>
        </w:rPr>
        <w:t xml:space="preserve"> = </w:t>
      </w:r>
      <w:proofErr w:type="spellStart"/>
      <w:r w:rsidR="005C725F">
        <w:rPr>
          <w:rFonts w:ascii="Arial" w:hAnsi="Arial" w:cs="Arial"/>
          <w:sz w:val="24"/>
          <w:szCs w:val="24"/>
        </w:rPr>
        <w:t>sG</w:t>
      </w:r>
      <w:r w:rsidRPr="002A4591">
        <w:rPr>
          <w:rFonts w:ascii="Arial" w:hAnsi="Arial" w:cs="Arial"/>
          <w:sz w:val="24"/>
          <w:szCs w:val="24"/>
        </w:rPr>
        <w:t>rade</w:t>
      </w:r>
      <w:proofErr w:type="spellEnd"/>
      <w:r w:rsidRPr="002A4591">
        <w:rPr>
          <w:rFonts w:ascii="Arial" w:hAnsi="Arial" w:cs="Arial"/>
          <w:sz w:val="24"/>
          <w:szCs w:val="24"/>
        </w:rPr>
        <w:t>[</w:t>
      </w:r>
      <w:proofErr w:type="spellStart"/>
      <w:r w:rsidRPr="002A4591">
        <w:rPr>
          <w:rFonts w:ascii="Arial" w:hAnsi="Arial" w:cs="Arial"/>
          <w:sz w:val="24"/>
          <w:szCs w:val="24"/>
        </w:rPr>
        <w:t>i</w:t>
      </w:r>
      <w:proofErr w:type="spellEnd"/>
      <w:r w:rsidRPr="002A4591">
        <w:rPr>
          <w:rFonts w:ascii="Arial" w:hAnsi="Arial" w:cs="Arial"/>
          <w:sz w:val="24"/>
          <w:szCs w:val="24"/>
        </w:rPr>
        <w:t xml:space="preserve">] and go to step 5. </w:t>
      </w:r>
    </w:p>
    <w:p w14:paraId="7C0BA3AF" w14:textId="0CE96B76" w:rsidR="002A4591" w:rsidRDefault="002A4591" w:rsidP="002A4591">
      <w:pPr>
        <w:pStyle w:val="ListParagraph"/>
        <w:numPr>
          <w:ilvl w:val="0"/>
          <w:numId w:val="34"/>
        </w:numPr>
        <w:spacing w:line="360" w:lineRule="auto"/>
        <w:rPr>
          <w:rFonts w:ascii="Arial" w:hAnsi="Arial" w:cs="Arial"/>
          <w:sz w:val="24"/>
          <w:szCs w:val="24"/>
        </w:rPr>
      </w:pPr>
      <w:r w:rsidRPr="002A4591">
        <w:rPr>
          <w:rFonts w:ascii="Arial" w:hAnsi="Arial" w:cs="Arial"/>
          <w:sz w:val="24"/>
          <w:szCs w:val="24"/>
        </w:rPr>
        <w:t>If false, go straight to step 5.</w:t>
      </w:r>
    </w:p>
    <w:p w14:paraId="263A798E" w14:textId="77777777" w:rsidR="00A11E5A" w:rsidRPr="00A11E5A" w:rsidRDefault="00A11E5A" w:rsidP="00A11E5A">
      <w:pPr>
        <w:spacing w:line="360" w:lineRule="auto"/>
        <w:rPr>
          <w:rFonts w:ascii="Arial" w:hAnsi="Arial" w:cs="Arial"/>
          <w:sz w:val="24"/>
          <w:szCs w:val="24"/>
        </w:rPr>
      </w:pPr>
      <w:r w:rsidRPr="00A11E5A">
        <w:rPr>
          <w:rFonts w:ascii="Arial" w:hAnsi="Arial" w:cs="Arial"/>
          <w:sz w:val="24"/>
          <w:szCs w:val="24"/>
        </w:rPr>
        <w:t xml:space="preserve">Step 5. Increase </w:t>
      </w:r>
      <w:proofErr w:type="spellStart"/>
      <w:r w:rsidRPr="00A11E5A">
        <w:rPr>
          <w:rFonts w:ascii="Arial" w:hAnsi="Arial" w:cs="Arial"/>
          <w:sz w:val="24"/>
          <w:szCs w:val="24"/>
        </w:rPr>
        <w:t>i</w:t>
      </w:r>
      <w:proofErr w:type="spellEnd"/>
      <w:r w:rsidRPr="00A11E5A">
        <w:rPr>
          <w:rFonts w:ascii="Arial" w:hAnsi="Arial" w:cs="Arial"/>
          <w:sz w:val="24"/>
          <w:szCs w:val="24"/>
        </w:rPr>
        <w:t xml:space="preserve"> by +1 then repeat step 3. </w:t>
      </w:r>
    </w:p>
    <w:p w14:paraId="12CAB872" w14:textId="0612BB6B" w:rsidR="00E845CE" w:rsidRDefault="00A11E5A" w:rsidP="00A11E5A">
      <w:pPr>
        <w:spacing w:line="360" w:lineRule="auto"/>
        <w:rPr>
          <w:rFonts w:ascii="Arial" w:hAnsi="Arial" w:cs="Arial"/>
          <w:sz w:val="24"/>
          <w:szCs w:val="24"/>
        </w:rPr>
      </w:pPr>
      <w:r w:rsidRPr="00A11E5A">
        <w:rPr>
          <w:rFonts w:ascii="Arial" w:hAnsi="Arial" w:cs="Arial"/>
          <w:sz w:val="24"/>
          <w:szCs w:val="24"/>
        </w:rPr>
        <w:t>Step 6. End.</w:t>
      </w:r>
    </w:p>
    <w:p w14:paraId="17324338" w14:textId="4E398E2C" w:rsidR="00E845CE" w:rsidRDefault="00E845CE" w:rsidP="00B6779E">
      <w:pPr>
        <w:pStyle w:val="Heading1"/>
        <w:numPr>
          <w:ilvl w:val="1"/>
          <w:numId w:val="30"/>
        </w:numPr>
      </w:pPr>
      <w:bookmarkStart w:id="78" w:name="_Toc109720068"/>
      <w:r w:rsidRPr="00E845CE">
        <w:rPr>
          <w:rStyle w:val="Heading1Char"/>
        </w:rPr>
        <w:lastRenderedPageBreak/>
        <w:t>Find lowest grade</w:t>
      </w:r>
      <w:r w:rsidR="003B7DDA">
        <w:rPr>
          <w:rStyle w:val="Heading1Char"/>
          <w:noProof/>
        </w:rPr>
        <w:drawing>
          <wp:inline distT="0" distB="0" distL="0" distR="0" wp14:anchorId="4BB55695" wp14:editId="3DB21EEF">
            <wp:extent cx="5943600" cy="5901055"/>
            <wp:effectExtent l="0" t="0" r="0" b="0"/>
            <wp:docPr id="28" name="Picture 28" descr="A picture containing text, businesscard, vector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text, businesscard, vector graphics&#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5901055"/>
                    </a:xfrm>
                    <a:prstGeom prst="rect">
                      <a:avLst/>
                    </a:prstGeom>
                    <a:noFill/>
                    <a:ln>
                      <a:noFill/>
                    </a:ln>
                  </pic:spPr>
                </pic:pic>
              </a:graphicData>
            </a:graphic>
          </wp:inline>
        </w:drawing>
      </w:r>
      <w:bookmarkEnd w:id="78"/>
    </w:p>
    <w:p w14:paraId="5365C088" w14:textId="71334071" w:rsidR="00E845CE" w:rsidRDefault="00E845CE" w:rsidP="00B6779E">
      <w:pPr>
        <w:pStyle w:val="Caption"/>
        <w:jc w:val="center"/>
      </w:pPr>
      <w:r>
        <w:t xml:space="preserve">Figure </w:t>
      </w:r>
      <w:fldSimple w:instr=" SEQ Figure \* ARABIC ">
        <w:r>
          <w:rPr>
            <w:noProof/>
          </w:rPr>
          <w:t>14</w:t>
        </w:r>
      </w:fldSimple>
      <w:r>
        <w:t>: Lowest grade flow chart</w:t>
      </w:r>
    </w:p>
    <w:p w14:paraId="71FE46CB" w14:textId="77777777" w:rsidR="00B6779E" w:rsidRPr="00B6779E" w:rsidRDefault="00B6779E" w:rsidP="00B6779E">
      <w:pPr>
        <w:spacing w:line="360" w:lineRule="auto"/>
        <w:rPr>
          <w:rFonts w:ascii="Arial" w:hAnsi="Arial" w:cs="Arial"/>
          <w:sz w:val="24"/>
          <w:szCs w:val="24"/>
        </w:rPr>
      </w:pPr>
      <w:r w:rsidRPr="00B6779E">
        <w:rPr>
          <w:rFonts w:ascii="Arial" w:hAnsi="Arial" w:cs="Arial"/>
          <w:sz w:val="24"/>
          <w:szCs w:val="24"/>
        </w:rPr>
        <w:t xml:space="preserve">Explain flowchart: </w:t>
      </w:r>
    </w:p>
    <w:p w14:paraId="5BA2C545" w14:textId="77777777" w:rsidR="00B6779E" w:rsidRPr="00B6779E" w:rsidRDefault="00B6779E" w:rsidP="00B6779E">
      <w:pPr>
        <w:spacing w:line="360" w:lineRule="auto"/>
        <w:rPr>
          <w:rFonts w:ascii="Arial" w:hAnsi="Arial" w:cs="Arial"/>
          <w:sz w:val="24"/>
          <w:szCs w:val="24"/>
        </w:rPr>
      </w:pPr>
      <w:r w:rsidRPr="00B6779E">
        <w:rPr>
          <w:rFonts w:ascii="Arial" w:hAnsi="Arial" w:cs="Arial"/>
          <w:sz w:val="24"/>
          <w:szCs w:val="24"/>
        </w:rPr>
        <w:t xml:space="preserve">Step 1. Start. </w:t>
      </w:r>
    </w:p>
    <w:p w14:paraId="003E2D53" w14:textId="666311BC" w:rsidR="00B6779E" w:rsidRPr="00B6779E" w:rsidRDefault="00B6779E" w:rsidP="00B6779E">
      <w:pPr>
        <w:spacing w:line="360" w:lineRule="auto"/>
        <w:rPr>
          <w:rFonts w:ascii="Arial" w:hAnsi="Arial" w:cs="Arial"/>
          <w:sz w:val="24"/>
          <w:szCs w:val="24"/>
        </w:rPr>
      </w:pPr>
      <w:r w:rsidRPr="00B6779E">
        <w:rPr>
          <w:rFonts w:ascii="Arial" w:hAnsi="Arial" w:cs="Arial"/>
          <w:sz w:val="24"/>
          <w:szCs w:val="24"/>
        </w:rPr>
        <w:t xml:space="preserve">Step 2. Declare float </w:t>
      </w:r>
      <w:proofErr w:type="spellStart"/>
      <w:proofErr w:type="gramStart"/>
      <w:r w:rsidR="007C1F37">
        <w:rPr>
          <w:rFonts w:ascii="Arial" w:hAnsi="Arial" w:cs="Arial"/>
          <w:sz w:val="24"/>
          <w:szCs w:val="24"/>
        </w:rPr>
        <w:t>sG</w:t>
      </w:r>
      <w:r w:rsidRPr="00B6779E">
        <w:rPr>
          <w:rFonts w:ascii="Arial" w:hAnsi="Arial" w:cs="Arial"/>
          <w:sz w:val="24"/>
          <w:szCs w:val="24"/>
        </w:rPr>
        <w:t>rade</w:t>
      </w:r>
      <w:proofErr w:type="spellEnd"/>
      <w:r w:rsidRPr="00B6779E">
        <w:rPr>
          <w:rFonts w:ascii="Arial" w:hAnsi="Arial" w:cs="Arial"/>
          <w:sz w:val="24"/>
          <w:szCs w:val="24"/>
        </w:rPr>
        <w:t>[</w:t>
      </w:r>
      <w:proofErr w:type="gramEnd"/>
      <w:r w:rsidRPr="00B6779E">
        <w:rPr>
          <w:rFonts w:ascii="Arial" w:hAnsi="Arial" w:cs="Arial"/>
          <w:sz w:val="24"/>
          <w:szCs w:val="24"/>
        </w:rPr>
        <w:t xml:space="preserve">30], int </w:t>
      </w:r>
      <w:proofErr w:type="spellStart"/>
      <w:r w:rsidR="007C1F37">
        <w:rPr>
          <w:rFonts w:ascii="Arial" w:hAnsi="Arial" w:cs="Arial"/>
          <w:sz w:val="24"/>
          <w:szCs w:val="24"/>
        </w:rPr>
        <w:t>s</w:t>
      </w:r>
      <w:r w:rsidR="00E44D3E">
        <w:rPr>
          <w:rFonts w:ascii="Arial" w:hAnsi="Arial" w:cs="Arial"/>
          <w:sz w:val="24"/>
          <w:szCs w:val="24"/>
        </w:rPr>
        <w:t>ID</w:t>
      </w:r>
      <w:proofErr w:type="spellEnd"/>
      <w:r w:rsidRPr="00B6779E">
        <w:rPr>
          <w:rFonts w:ascii="Arial" w:hAnsi="Arial" w:cs="Arial"/>
          <w:sz w:val="24"/>
          <w:szCs w:val="24"/>
        </w:rPr>
        <w:t xml:space="preserve">[30], </w:t>
      </w:r>
      <w:proofErr w:type="spellStart"/>
      <w:r w:rsidRPr="00B6779E">
        <w:rPr>
          <w:rFonts w:ascii="Arial" w:hAnsi="Arial" w:cs="Arial"/>
          <w:sz w:val="24"/>
          <w:szCs w:val="24"/>
        </w:rPr>
        <w:t>i</w:t>
      </w:r>
      <w:proofErr w:type="spellEnd"/>
      <w:r w:rsidR="007C1F37">
        <w:rPr>
          <w:rFonts w:ascii="Arial" w:hAnsi="Arial" w:cs="Arial"/>
          <w:sz w:val="24"/>
          <w:szCs w:val="24"/>
        </w:rPr>
        <w:t>=1</w:t>
      </w:r>
      <w:r w:rsidRPr="00B6779E">
        <w:rPr>
          <w:rFonts w:ascii="Arial" w:hAnsi="Arial" w:cs="Arial"/>
          <w:sz w:val="24"/>
          <w:szCs w:val="24"/>
        </w:rPr>
        <w:t xml:space="preserve">, </w:t>
      </w:r>
      <w:proofErr w:type="spellStart"/>
      <w:r w:rsidR="007C1F37">
        <w:rPr>
          <w:rFonts w:ascii="Arial" w:hAnsi="Arial" w:cs="Arial"/>
          <w:sz w:val="24"/>
          <w:szCs w:val="24"/>
        </w:rPr>
        <w:t>m</w:t>
      </w:r>
      <w:r w:rsidRPr="00B6779E">
        <w:rPr>
          <w:rFonts w:ascii="Arial" w:hAnsi="Arial" w:cs="Arial"/>
          <w:sz w:val="24"/>
          <w:szCs w:val="24"/>
        </w:rPr>
        <w:t>in</w:t>
      </w:r>
      <w:r w:rsidR="007C1F37">
        <w:rPr>
          <w:rFonts w:ascii="Arial" w:hAnsi="Arial" w:cs="Arial"/>
          <w:sz w:val="24"/>
          <w:szCs w:val="24"/>
        </w:rPr>
        <w:t>G</w:t>
      </w:r>
      <w:r w:rsidRPr="00B6779E">
        <w:rPr>
          <w:rFonts w:ascii="Arial" w:hAnsi="Arial" w:cs="Arial"/>
          <w:sz w:val="24"/>
          <w:szCs w:val="24"/>
        </w:rPr>
        <w:t>rade</w:t>
      </w:r>
      <w:proofErr w:type="spellEnd"/>
      <w:r w:rsidR="007C1F37">
        <w:rPr>
          <w:rFonts w:ascii="Arial" w:hAnsi="Arial" w:cs="Arial"/>
          <w:sz w:val="24"/>
          <w:szCs w:val="24"/>
        </w:rPr>
        <w:t>=</w:t>
      </w:r>
      <w:proofErr w:type="spellStart"/>
      <w:r w:rsidR="007C1F37">
        <w:rPr>
          <w:rFonts w:ascii="Arial" w:hAnsi="Arial" w:cs="Arial"/>
          <w:sz w:val="24"/>
          <w:szCs w:val="24"/>
        </w:rPr>
        <w:t>sGrade</w:t>
      </w:r>
      <w:proofErr w:type="spellEnd"/>
      <w:r w:rsidR="007C1F37">
        <w:rPr>
          <w:rFonts w:ascii="Arial" w:hAnsi="Arial" w:cs="Arial"/>
          <w:sz w:val="24"/>
          <w:szCs w:val="24"/>
        </w:rPr>
        <w:t>[0]</w:t>
      </w:r>
      <w:r w:rsidRPr="00B6779E">
        <w:rPr>
          <w:rFonts w:ascii="Arial" w:hAnsi="Arial" w:cs="Arial"/>
          <w:sz w:val="24"/>
          <w:szCs w:val="24"/>
        </w:rPr>
        <w:t xml:space="preserve">. </w:t>
      </w:r>
    </w:p>
    <w:p w14:paraId="79CCAD99" w14:textId="6CDCEC95" w:rsidR="00B6779E" w:rsidRPr="00B6779E" w:rsidRDefault="00B6779E" w:rsidP="00B6779E">
      <w:pPr>
        <w:spacing w:line="360" w:lineRule="auto"/>
        <w:rPr>
          <w:rFonts w:ascii="Arial" w:hAnsi="Arial" w:cs="Arial"/>
          <w:sz w:val="24"/>
          <w:szCs w:val="24"/>
        </w:rPr>
      </w:pPr>
      <w:r w:rsidRPr="00B6779E">
        <w:rPr>
          <w:rFonts w:ascii="Arial" w:hAnsi="Arial" w:cs="Arial"/>
          <w:sz w:val="24"/>
          <w:szCs w:val="24"/>
        </w:rPr>
        <w:t>Step 3. Check the condition “</w:t>
      </w:r>
      <w:proofErr w:type="spellStart"/>
      <w:r w:rsidRPr="00B6779E">
        <w:rPr>
          <w:rFonts w:ascii="Arial" w:hAnsi="Arial" w:cs="Arial"/>
          <w:sz w:val="24"/>
          <w:szCs w:val="24"/>
        </w:rPr>
        <w:t>i</w:t>
      </w:r>
      <w:proofErr w:type="spellEnd"/>
      <w:r w:rsidRPr="00B6779E">
        <w:rPr>
          <w:rFonts w:ascii="Arial" w:hAnsi="Arial" w:cs="Arial"/>
          <w:sz w:val="24"/>
          <w:szCs w:val="24"/>
        </w:rPr>
        <w:t xml:space="preserve"> &lt; n”: </w:t>
      </w:r>
    </w:p>
    <w:p w14:paraId="1ADEB546" w14:textId="749C37B8" w:rsidR="00B6779E" w:rsidRPr="00B6779E" w:rsidRDefault="00B6779E" w:rsidP="00B6779E">
      <w:pPr>
        <w:pStyle w:val="ListParagraph"/>
        <w:numPr>
          <w:ilvl w:val="0"/>
          <w:numId w:val="35"/>
        </w:numPr>
        <w:spacing w:line="360" w:lineRule="auto"/>
        <w:rPr>
          <w:rFonts w:ascii="Arial" w:hAnsi="Arial" w:cs="Arial"/>
          <w:sz w:val="24"/>
          <w:szCs w:val="24"/>
        </w:rPr>
      </w:pPr>
      <w:r w:rsidRPr="00B6779E">
        <w:rPr>
          <w:rFonts w:ascii="Arial" w:hAnsi="Arial" w:cs="Arial"/>
          <w:sz w:val="24"/>
          <w:szCs w:val="24"/>
        </w:rPr>
        <w:lastRenderedPageBreak/>
        <w:t xml:space="preserve">If false, print </w:t>
      </w:r>
      <w:proofErr w:type="spellStart"/>
      <w:r w:rsidR="007535E9">
        <w:rPr>
          <w:rFonts w:ascii="Arial" w:hAnsi="Arial" w:cs="Arial"/>
          <w:sz w:val="24"/>
          <w:szCs w:val="24"/>
        </w:rPr>
        <w:t>m</w:t>
      </w:r>
      <w:r w:rsidRPr="00B6779E">
        <w:rPr>
          <w:rFonts w:ascii="Arial" w:hAnsi="Arial" w:cs="Arial"/>
          <w:sz w:val="24"/>
          <w:szCs w:val="24"/>
        </w:rPr>
        <w:t>in</w:t>
      </w:r>
      <w:r w:rsidR="007535E9">
        <w:rPr>
          <w:rFonts w:ascii="Arial" w:hAnsi="Arial" w:cs="Arial"/>
          <w:sz w:val="24"/>
          <w:szCs w:val="24"/>
        </w:rPr>
        <w:t>G</w:t>
      </w:r>
      <w:r w:rsidRPr="00B6779E">
        <w:rPr>
          <w:rFonts w:ascii="Arial" w:hAnsi="Arial" w:cs="Arial"/>
          <w:sz w:val="24"/>
          <w:szCs w:val="24"/>
        </w:rPr>
        <w:t>rade</w:t>
      </w:r>
      <w:proofErr w:type="spellEnd"/>
      <w:r w:rsidRPr="00B6779E">
        <w:rPr>
          <w:rFonts w:ascii="Arial" w:hAnsi="Arial" w:cs="Arial"/>
          <w:sz w:val="24"/>
          <w:szCs w:val="24"/>
        </w:rPr>
        <w:t xml:space="preserve"> to the screen. </w:t>
      </w:r>
    </w:p>
    <w:p w14:paraId="57F37023" w14:textId="03302866" w:rsidR="00B6779E" w:rsidRPr="00B6779E" w:rsidRDefault="00B6779E" w:rsidP="00B6779E">
      <w:pPr>
        <w:pStyle w:val="ListParagraph"/>
        <w:numPr>
          <w:ilvl w:val="0"/>
          <w:numId w:val="35"/>
        </w:numPr>
        <w:spacing w:line="360" w:lineRule="auto"/>
        <w:rPr>
          <w:rFonts w:ascii="Arial" w:hAnsi="Arial" w:cs="Arial"/>
          <w:sz w:val="24"/>
          <w:szCs w:val="24"/>
        </w:rPr>
      </w:pPr>
      <w:r w:rsidRPr="00B6779E">
        <w:rPr>
          <w:rFonts w:ascii="Arial" w:hAnsi="Arial" w:cs="Arial"/>
          <w:sz w:val="24"/>
          <w:szCs w:val="24"/>
        </w:rPr>
        <w:t xml:space="preserve">If true, go to step 4. </w:t>
      </w:r>
    </w:p>
    <w:p w14:paraId="563C1EFE" w14:textId="4CBC65A4" w:rsidR="00B6779E" w:rsidRDefault="00B6779E" w:rsidP="00B6779E">
      <w:pPr>
        <w:spacing w:line="360" w:lineRule="auto"/>
        <w:rPr>
          <w:rFonts w:ascii="Arial" w:hAnsi="Arial" w:cs="Arial"/>
          <w:sz w:val="24"/>
          <w:szCs w:val="24"/>
        </w:rPr>
      </w:pPr>
      <w:r w:rsidRPr="00B6779E">
        <w:rPr>
          <w:rFonts w:ascii="Arial" w:hAnsi="Arial" w:cs="Arial"/>
          <w:sz w:val="24"/>
          <w:szCs w:val="24"/>
        </w:rPr>
        <w:t>Step 4. Check the condition “</w:t>
      </w:r>
      <w:proofErr w:type="spellStart"/>
      <w:r w:rsidR="007535E9">
        <w:rPr>
          <w:rFonts w:ascii="Arial" w:hAnsi="Arial" w:cs="Arial"/>
          <w:sz w:val="24"/>
          <w:szCs w:val="24"/>
        </w:rPr>
        <w:t>m</w:t>
      </w:r>
      <w:r w:rsidRPr="00B6779E">
        <w:rPr>
          <w:rFonts w:ascii="Arial" w:hAnsi="Arial" w:cs="Arial"/>
          <w:sz w:val="24"/>
          <w:szCs w:val="24"/>
        </w:rPr>
        <w:t>in</w:t>
      </w:r>
      <w:r w:rsidR="007535E9">
        <w:rPr>
          <w:rFonts w:ascii="Arial" w:hAnsi="Arial" w:cs="Arial"/>
          <w:sz w:val="24"/>
          <w:szCs w:val="24"/>
        </w:rPr>
        <w:t>G</w:t>
      </w:r>
      <w:r w:rsidRPr="00B6779E">
        <w:rPr>
          <w:rFonts w:ascii="Arial" w:hAnsi="Arial" w:cs="Arial"/>
          <w:sz w:val="24"/>
          <w:szCs w:val="24"/>
        </w:rPr>
        <w:t>rade</w:t>
      </w:r>
      <w:proofErr w:type="spellEnd"/>
      <w:r w:rsidRPr="00B6779E">
        <w:rPr>
          <w:rFonts w:ascii="Arial" w:hAnsi="Arial" w:cs="Arial"/>
          <w:sz w:val="24"/>
          <w:szCs w:val="24"/>
        </w:rPr>
        <w:t xml:space="preserve"> &gt; </w:t>
      </w:r>
      <w:proofErr w:type="spellStart"/>
      <w:r w:rsidR="00E44D3E">
        <w:rPr>
          <w:rFonts w:ascii="Arial" w:hAnsi="Arial" w:cs="Arial"/>
          <w:sz w:val="24"/>
          <w:szCs w:val="24"/>
        </w:rPr>
        <w:t>sG</w:t>
      </w:r>
      <w:r w:rsidRPr="00B6779E">
        <w:rPr>
          <w:rFonts w:ascii="Arial" w:hAnsi="Arial" w:cs="Arial"/>
          <w:sz w:val="24"/>
          <w:szCs w:val="24"/>
        </w:rPr>
        <w:t>rade</w:t>
      </w:r>
      <w:proofErr w:type="spellEnd"/>
      <w:r w:rsidRPr="00B6779E">
        <w:rPr>
          <w:rFonts w:ascii="Arial" w:hAnsi="Arial" w:cs="Arial"/>
          <w:sz w:val="24"/>
          <w:szCs w:val="24"/>
        </w:rPr>
        <w:t>[</w:t>
      </w:r>
      <w:proofErr w:type="spellStart"/>
      <w:r w:rsidRPr="00B6779E">
        <w:rPr>
          <w:rFonts w:ascii="Arial" w:hAnsi="Arial" w:cs="Arial"/>
          <w:sz w:val="24"/>
          <w:szCs w:val="24"/>
        </w:rPr>
        <w:t>i</w:t>
      </w:r>
      <w:proofErr w:type="spellEnd"/>
      <w:r w:rsidRPr="00B6779E">
        <w:rPr>
          <w:rFonts w:ascii="Arial" w:hAnsi="Arial" w:cs="Arial"/>
          <w:sz w:val="24"/>
          <w:szCs w:val="24"/>
        </w:rPr>
        <w:t>]”:</w:t>
      </w:r>
    </w:p>
    <w:p w14:paraId="5126DE64" w14:textId="7E8CE4B8" w:rsidR="005963DA" w:rsidRPr="005963DA" w:rsidRDefault="005963DA" w:rsidP="005963DA">
      <w:pPr>
        <w:pStyle w:val="ListParagraph"/>
        <w:numPr>
          <w:ilvl w:val="0"/>
          <w:numId w:val="36"/>
        </w:numPr>
        <w:spacing w:line="360" w:lineRule="auto"/>
        <w:rPr>
          <w:rFonts w:ascii="Arial" w:hAnsi="Arial" w:cs="Arial"/>
          <w:sz w:val="24"/>
          <w:szCs w:val="24"/>
        </w:rPr>
      </w:pPr>
      <w:r w:rsidRPr="005963DA">
        <w:rPr>
          <w:rFonts w:ascii="Arial" w:hAnsi="Arial" w:cs="Arial"/>
          <w:sz w:val="24"/>
          <w:szCs w:val="24"/>
        </w:rPr>
        <w:t xml:space="preserve">If true, set </w:t>
      </w:r>
      <w:proofErr w:type="spellStart"/>
      <w:r w:rsidR="007535E9">
        <w:rPr>
          <w:rFonts w:ascii="Arial" w:hAnsi="Arial" w:cs="Arial"/>
          <w:sz w:val="24"/>
          <w:szCs w:val="24"/>
        </w:rPr>
        <w:t>m</w:t>
      </w:r>
      <w:r w:rsidRPr="005963DA">
        <w:rPr>
          <w:rFonts w:ascii="Arial" w:hAnsi="Arial" w:cs="Arial"/>
          <w:sz w:val="24"/>
          <w:szCs w:val="24"/>
        </w:rPr>
        <w:t>in</w:t>
      </w:r>
      <w:r w:rsidR="007535E9">
        <w:rPr>
          <w:rFonts w:ascii="Arial" w:hAnsi="Arial" w:cs="Arial"/>
          <w:sz w:val="24"/>
          <w:szCs w:val="24"/>
        </w:rPr>
        <w:t>G</w:t>
      </w:r>
      <w:r w:rsidRPr="005963DA">
        <w:rPr>
          <w:rFonts w:ascii="Arial" w:hAnsi="Arial" w:cs="Arial"/>
          <w:sz w:val="24"/>
          <w:szCs w:val="24"/>
        </w:rPr>
        <w:t>rade</w:t>
      </w:r>
      <w:proofErr w:type="spellEnd"/>
      <w:r w:rsidRPr="005963DA">
        <w:rPr>
          <w:rFonts w:ascii="Arial" w:hAnsi="Arial" w:cs="Arial"/>
          <w:sz w:val="24"/>
          <w:szCs w:val="24"/>
        </w:rPr>
        <w:t xml:space="preserve"> = </w:t>
      </w:r>
      <w:proofErr w:type="spellStart"/>
      <w:r w:rsidR="00E44D3E">
        <w:rPr>
          <w:rFonts w:ascii="Arial" w:hAnsi="Arial" w:cs="Arial"/>
          <w:sz w:val="24"/>
          <w:szCs w:val="24"/>
        </w:rPr>
        <w:t>sG</w:t>
      </w:r>
      <w:r w:rsidRPr="005963DA">
        <w:rPr>
          <w:rFonts w:ascii="Arial" w:hAnsi="Arial" w:cs="Arial"/>
          <w:sz w:val="24"/>
          <w:szCs w:val="24"/>
        </w:rPr>
        <w:t>rade</w:t>
      </w:r>
      <w:proofErr w:type="spellEnd"/>
      <w:r w:rsidRPr="005963DA">
        <w:rPr>
          <w:rFonts w:ascii="Arial" w:hAnsi="Arial" w:cs="Arial"/>
          <w:sz w:val="24"/>
          <w:szCs w:val="24"/>
        </w:rPr>
        <w:t>[</w:t>
      </w:r>
      <w:proofErr w:type="spellStart"/>
      <w:r w:rsidRPr="005963DA">
        <w:rPr>
          <w:rFonts w:ascii="Arial" w:hAnsi="Arial" w:cs="Arial"/>
          <w:sz w:val="24"/>
          <w:szCs w:val="24"/>
        </w:rPr>
        <w:t>i</w:t>
      </w:r>
      <w:proofErr w:type="spellEnd"/>
      <w:r w:rsidRPr="005963DA">
        <w:rPr>
          <w:rFonts w:ascii="Arial" w:hAnsi="Arial" w:cs="Arial"/>
          <w:sz w:val="24"/>
          <w:szCs w:val="24"/>
        </w:rPr>
        <w:t xml:space="preserve">] and go to step 5. </w:t>
      </w:r>
    </w:p>
    <w:p w14:paraId="2349D92E" w14:textId="171D2DF8" w:rsidR="005963DA" w:rsidRPr="005963DA" w:rsidRDefault="005963DA" w:rsidP="005963DA">
      <w:pPr>
        <w:pStyle w:val="ListParagraph"/>
        <w:numPr>
          <w:ilvl w:val="0"/>
          <w:numId w:val="36"/>
        </w:numPr>
        <w:spacing w:line="360" w:lineRule="auto"/>
        <w:rPr>
          <w:rFonts w:ascii="Arial" w:hAnsi="Arial" w:cs="Arial"/>
          <w:sz w:val="24"/>
          <w:szCs w:val="24"/>
        </w:rPr>
      </w:pPr>
      <w:r w:rsidRPr="005963DA">
        <w:rPr>
          <w:rFonts w:ascii="Arial" w:hAnsi="Arial" w:cs="Arial"/>
          <w:sz w:val="24"/>
          <w:szCs w:val="24"/>
        </w:rPr>
        <w:t xml:space="preserve">If false, go straight to step 5. </w:t>
      </w:r>
    </w:p>
    <w:p w14:paraId="62FC5313" w14:textId="77777777" w:rsidR="005963DA" w:rsidRPr="005963DA" w:rsidRDefault="005963DA" w:rsidP="00B6779E">
      <w:pPr>
        <w:spacing w:line="360" w:lineRule="auto"/>
        <w:rPr>
          <w:rFonts w:ascii="Arial" w:hAnsi="Arial" w:cs="Arial"/>
          <w:sz w:val="24"/>
          <w:szCs w:val="24"/>
        </w:rPr>
      </w:pPr>
      <w:r w:rsidRPr="005963DA">
        <w:rPr>
          <w:rFonts w:ascii="Arial" w:hAnsi="Arial" w:cs="Arial"/>
          <w:sz w:val="24"/>
          <w:szCs w:val="24"/>
        </w:rPr>
        <w:t xml:space="preserve">Step 5. Increase </w:t>
      </w:r>
      <w:proofErr w:type="spellStart"/>
      <w:r w:rsidRPr="005963DA">
        <w:rPr>
          <w:rFonts w:ascii="Arial" w:hAnsi="Arial" w:cs="Arial"/>
          <w:sz w:val="24"/>
          <w:szCs w:val="24"/>
        </w:rPr>
        <w:t>i</w:t>
      </w:r>
      <w:proofErr w:type="spellEnd"/>
      <w:r w:rsidRPr="005963DA">
        <w:rPr>
          <w:rFonts w:ascii="Arial" w:hAnsi="Arial" w:cs="Arial"/>
          <w:sz w:val="24"/>
          <w:szCs w:val="24"/>
        </w:rPr>
        <w:t xml:space="preserve"> by +1 then repeat step 3. </w:t>
      </w:r>
    </w:p>
    <w:p w14:paraId="20009C38" w14:textId="1C5AD078" w:rsidR="005963DA" w:rsidRPr="005963DA" w:rsidRDefault="005963DA" w:rsidP="00B6779E">
      <w:pPr>
        <w:spacing w:line="360" w:lineRule="auto"/>
        <w:rPr>
          <w:rFonts w:ascii="Arial" w:hAnsi="Arial" w:cs="Arial"/>
          <w:sz w:val="24"/>
          <w:szCs w:val="24"/>
        </w:rPr>
      </w:pPr>
      <w:r w:rsidRPr="005963DA">
        <w:rPr>
          <w:rFonts w:ascii="Arial" w:hAnsi="Arial" w:cs="Arial"/>
          <w:sz w:val="24"/>
          <w:szCs w:val="24"/>
        </w:rPr>
        <w:t>Step 6. End.</w:t>
      </w:r>
    </w:p>
    <w:p w14:paraId="204DB578" w14:textId="5F9E7E79" w:rsidR="00B6779E" w:rsidRDefault="00B6779E" w:rsidP="00B6779E">
      <w:pPr>
        <w:spacing w:line="360" w:lineRule="auto"/>
        <w:rPr>
          <w:rFonts w:ascii="Arial" w:hAnsi="Arial" w:cs="Arial"/>
          <w:sz w:val="24"/>
          <w:szCs w:val="24"/>
        </w:rPr>
      </w:pPr>
    </w:p>
    <w:p w14:paraId="5E66C371" w14:textId="2764BDF0" w:rsidR="005963DA" w:rsidRDefault="005963DA" w:rsidP="00B6779E">
      <w:pPr>
        <w:spacing w:line="360" w:lineRule="auto"/>
        <w:rPr>
          <w:rFonts w:ascii="Arial" w:hAnsi="Arial" w:cs="Arial"/>
          <w:sz w:val="24"/>
          <w:szCs w:val="24"/>
        </w:rPr>
      </w:pPr>
    </w:p>
    <w:p w14:paraId="5ED76BA4" w14:textId="0949490D" w:rsidR="005963DA" w:rsidRDefault="005963DA" w:rsidP="00B6779E">
      <w:pPr>
        <w:spacing w:line="360" w:lineRule="auto"/>
        <w:rPr>
          <w:rFonts w:ascii="Arial" w:hAnsi="Arial" w:cs="Arial"/>
          <w:sz w:val="24"/>
          <w:szCs w:val="24"/>
        </w:rPr>
      </w:pPr>
    </w:p>
    <w:p w14:paraId="5B841C5C" w14:textId="7640EECD" w:rsidR="005963DA" w:rsidRDefault="005963DA" w:rsidP="00B6779E">
      <w:pPr>
        <w:spacing w:line="360" w:lineRule="auto"/>
        <w:rPr>
          <w:rFonts w:ascii="Arial" w:hAnsi="Arial" w:cs="Arial"/>
          <w:sz w:val="24"/>
          <w:szCs w:val="24"/>
        </w:rPr>
      </w:pPr>
    </w:p>
    <w:p w14:paraId="34163891" w14:textId="5384E386" w:rsidR="005963DA" w:rsidRDefault="005963DA" w:rsidP="00B6779E">
      <w:pPr>
        <w:spacing w:line="360" w:lineRule="auto"/>
        <w:rPr>
          <w:rFonts w:ascii="Arial" w:hAnsi="Arial" w:cs="Arial"/>
          <w:sz w:val="24"/>
          <w:szCs w:val="24"/>
        </w:rPr>
      </w:pPr>
    </w:p>
    <w:p w14:paraId="635A5067" w14:textId="5FA3850A" w:rsidR="005963DA" w:rsidRDefault="005963DA" w:rsidP="00B6779E">
      <w:pPr>
        <w:spacing w:line="360" w:lineRule="auto"/>
        <w:rPr>
          <w:rFonts w:ascii="Arial" w:hAnsi="Arial" w:cs="Arial"/>
          <w:sz w:val="24"/>
          <w:szCs w:val="24"/>
        </w:rPr>
      </w:pPr>
    </w:p>
    <w:p w14:paraId="1F33AE85" w14:textId="1CBAEEA6" w:rsidR="00D662C7" w:rsidRDefault="00D662C7" w:rsidP="00B6779E">
      <w:pPr>
        <w:spacing w:line="360" w:lineRule="auto"/>
        <w:rPr>
          <w:rFonts w:ascii="Arial" w:hAnsi="Arial" w:cs="Arial"/>
          <w:sz w:val="24"/>
          <w:szCs w:val="24"/>
        </w:rPr>
      </w:pPr>
    </w:p>
    <w:p w14:paraId="4A6210F9" w14:textId="2F3202EA" w:rsidR="00D662C7" w:rsidRDefault="00D662C7" w:rsidP="00B6779E">
      <w:pPr>
        <w:spacing w:line="360" w:lineRule="auto"/>
        <w:rPr>
          <w:rFonts w:ascii="Arial" w:hAnsi="Arial" w:cs="Arial"/>
          <w:sz w:val="24"/>
          <w:szCs w:val="24"/>
        </w:rPr>
      </w:pPr>
    </w:p>
    <w:p w14:paraId="2CA69869" w14:textId="0E31BFFA" w:rsidR="00D662C7" w:rsidRDefault="00D662C7" w:rsidP="00B6779E">
      <w:pPr>
        <w:spacing w:line="360" w:lineRule="auto"/>
        <w:rPr>
          <w:rFonts w:ascii="Arial" w:hAnsi="Arial" w:cs="Arial"/>
          <w:sz w:val="24"/>
          <w:szCs w:val="24"/>
        </w:rPr>
      </w:pPr>
    </w:p>
    <w:p w14:paraId="259E8668" w14:textId="4D96FA2E" w:rsidR="00D662C7" w:rsidRDefault="00D662C7" w:rsidP="00B6779E">
      <w:pPr>
        <w:spacing w:line="360" w:lineRule="auto"/>
        <w:rPr>
          <w:rFonts w:ascii="Arial" w:hAnsi="Arial" w:cs="Arial"/>
          <w:sz w:val="24"/>
          <w:szCs w:val="24"/>
        </w:rPr>
      </w:pPr>
    </w:p>
    <w:p w14:paraId="0F842637" w14:textId="03A24112" w:rsidR="00D662C7" w:rsidRDefault="00D662C7" w:rsidP="00B6779E">
      <w:pPr>
        <w:spacing w:line="360" w:lineRule="auto"/>
        <w:rPr>
          <w:rFonts w:ascii="Arial" w:hAnsi="Arial" w:cs="Arial"/>
          <w:sz w:val="24"/>
          <w:szCs w:val="24"/>
        </w:rPr>
      </w:pPr>
    </w:p>
    <w:p w14:paraId="25304A1C" w14:textId="4897E3AC" w:rsidR="00D662C7" w:rsidRDefault="00D662C7" w:rsidP="00B6779E">
      <w:pPr>
        <w:spacing w:line="360" w:lineRule="auto"/>
        <w:rPr>
          <w:rFonts w:ascii="Arial" w:hAnsi="Arial" w:cs="Arial"/>
          <w:sz w:val="24"/>
          <w:szCs w:val="24"/>
        </w:rPr>
      </w:pPr>
    </w:p>
    <w:p w14:paraId="06060C9D" w14:textId="311E8F52" w:rsidR="00D662C7" w:rsidRDefault="00D662C7" w:rsidP="00B6779E">
      <w:pPr>
        <w:spacing w:line="360" w:lineRule="auto"/>
        <w:rPr>
          <w:rFonts w:ascii="Arial" w:hAnsi="Arial" w:cs="Arial"/>
          <w:sz w:val="24"/>
          <w:szCs w:val="24"/>
        </w:rPr>
      </w:pPr>
    </w:p>
    <w:p w14:paraId="7C6CFDAC" w14:textId="7C4CBB39" w:rsidR="00D662C7" w:rsidRDefault="00D662C7" w:rsidP="00B6779E">
      <w:pPr>
        <w:spacing w:line="360" w:lineRule="auto"/>
        <w:rPr>
          <w:rFonts w:ascii="Arial" w:hAnsi="Arial" w:cs="Arial"/>
          <w:sz w:val="24"/>
          <w:szCs w:val="24"/>
        </w:rPr>
      </w:pPr>
    </w:p>
    <w:p w14:paraId="26B770C5" w14:textId="666E012B" w:rsidR="00D662C7" w:rsidRDefault="00D662C7" w:rsidP="00B6779E">
      <w:pPr>
        <w:spacing w:line="360" w:lineRule="auto"/>
        <w:rPr>
          <w:rFonts w:ascii="Arial" w:hAnsi="Arial" w:cs="Arial"/>
          <w:sz w:val="24"/>
          <w:szCs w:val="24"/>
        </w:rPr>
      </w:pPr>
    </w:p>
    <w:bookmarkStart w:id="79" w:name="_Toc109720069" w:displacedByCustomXml="next"/>
    <w:sdt>
      <w:sdtPr>
        <w:rPr>
          <w:rFonts w:ascii="Calibri" w:eastAsia="Times New Roman" w:hAnsi="Calibri" w:cs="Times New Roman"/>
          <w:color w:val="auto"/>
          <w:sz w:val="22"/>
          <w:szCs w:val="22"/>
        </w:rPr>
        <w:id w:val="-1832743559"/>
        <w:docPartObj>
          <w:docPartGallery w:val="Bibliographies"/>
          <w:docPartUnique/>
        </w:docPartObj>
      </w:sdtPr>
      <w:sdtContent>
        <w:p w14:paraId="65F9FBE5" w14:textId="0E5E0E93" w:rsidR="008768AC" w:rsidRDefault="008768AC">
          <w:pPr>
            <w:pStyle w:val="Heading1"/>
          </w:pPr>
          <w:r>
            <w:t>References</w:t>
          </w:r>
          <w:bookmarkEnd w:id="79"/>
        </w:p>
        <w:sdt>
          <w:sdtPr>
            <w:id w:val="-573587230"/>
            <w:bibliography/>
          </w:sdtPr>
          <w:sdtContent>
            <w:p w14:paraId="29A9D8BF" w14:textId="77777777" w:rsidR="00B801D8" w:rsidRDefault="008768AC" w:rsidP="00B801D8">
              <w:pPr>
                <w:pStyle w:val="Bibliography"/>
                <w:rPr>
                  <w:noProof/>
                  <w:sz w:val="24"/>
                  <w:szCs w:val="24"/>
                </w:rPr>
              </w:pPr>
              <w:r>
                <w:fldChar w:fldCharType="begin"/>
              </w:r>
              <w:r>
                <w:instrText xml:space="preserve"> BIBLIOGRAPHY </w:instrText>
              </w:r>
              <w:r>
                <w:fldChar w:fldCharType="separate"/>
              </w:r>
              <w:r w:rsidR="00B801D8">
                <w:rPr>
                  <w:noProof/>
                </w:rPr>
                <w:t xml:space="preserve">Anon., 2022. </w:t>
              </w:r>
              <w:r w:rsidR="00B801D8">
                <w:rPr>
                  <w:i/>
                  <w:iCs/>
                  <w:noProof/>
                </w:rPr>
                <w:t xml:space="preserve">javatpoint. </w:t>
              </w:r>
              <w:r w:rsidR="00B801D8">
                <w:rPr>
                  <w:noProof/>
                </w:rPr>
                <w:t xml:space="preserve">[Online] </w:t>
              </w:r>
              <w:r w:rsidR="00B801D8">
                <w:rPr>
                  <w:noProof/>
                </w:rPr>
                <w:br/>
                <w:t xml:space="preserve">Available at: </w:t>
              </w:r>
              <w:r w:rsidR="00B801D8">
                <w:rPr>
                  <w:noProof/>
                  <w:u w:val="single"/>
                </w:rPr>
                <w:t>https://www.javatpoint.com/what-is-procedural-language</w:t>
              </w:r>
              <w:r w:rsidR="00B801D8">
                <w:rPr>
                  <w:noProof/>
                </w:rPr>
                <w:br/>
                <w:t>[Accessed 13 june 2022].</w:t>
              </w:r>
            </w:p>
            <w:p w14:paraId="73ECDCEB" w14:textId="77777777" w:rsidR="00B801D8" w:rsidRDefault="00B801D8" w:rsidP="00B801D8">
              <w:pPr>
                <w:pStyle w:val="Bibliography"/>
                <w:rPr>
                  <w:noProof/>
                </w:rPr>
              </w:pPr>
              <w:r>
                <w:rPr>
                  <w:noProof/>
                </w:rPr>
                <w:t xml:space="preserve">Anon., 2022. </w:t>
              </w:r>
              <w:r>
                <w:rPr>
                  <w:i/>
                  <w:iCs/>
                  <w:noProof/>
                </w:rPr>
                <w:t xml:space="preserve">Procedural programming definition and more. </w:t>
              </w:r>
              <w:r>
                <w:rPr>
                  <w:noProof/>
                </w:rPr>
                <w:t xml:space="preserve">[Online] </w:t>
              </w:r>
              <w:r>
                <w:rPr>
                  <w:noProof/>
                </w:rPr>
                <w:br/>
                <w:t xml:space="preserve">Available at: </w:t>
              </w:r>
              <w:r>
                <w:rPr>
                  <w:noProof/>
                  <w:u w:val="single"/>
                </w:rPr>
                <w:t>https://the-definition.com/term/procedural-programming</w:t>
              </w:r>
              <w:r>
                <w:rPr>
                  <w:noProof/>
                </w:rPr>
                <w:br/>
                <w:t>[Accessed 13 june 2022].</w:t>
              </w:r>
            </w:p>
            <w:p w14:paraId="60E412CA" w14:textId="77777777" w:rsidR="00B801D8" w:rsidRDefault="00B801D8" w:rsidP="00B801D8">
              <w:pPr>
                <w:pStyle w:val="Bibliography"/>
                <w:rPr>
                  <w:noProof/>
                </w:rPr>
              </w:pPr>
              <w:r>
                <w:rPr>
                  <w:noProof/>
                </w:rPr>
                <w:t xml:space="preserve">Anon., n.d. </w:t>
              </w:r>
              <w:r>
                <w:rPr>
                  <w:i/>
                  <w:iCs/>
                  <w:noProof/>
                </w:rPr>
                <w:t xml:space="preserve">learnonline. </w:t>
              </w:r>
              <w:r>
                <w:rPr>
                  <w:noProof/>
                </w:rPr>
                <w:t xml:space="preserve">[Online] </w:t>
              </w:r>
              <w:r>
                <w:rPr>
                  <w:noProof/>
                </w:rPr>
                <w:br/>
                <w:t xml:space="preserve">Available at: </w:t>
              </w:r>
              <w:r>
                <w:rPr>
                  <w:noProof/>
                  <w:u w:val="single"/>
                </w:rPr>
                <w:t xml:space="preserve">http://learn.onlinegdb.com/switch_case_statement_c. </w:t>
              </w:r>
              <w:r>
                <w:rPr>
                  <w:noProof/>
                </w:rPr>
                <w:br/>
                <w:t>[Accessed 13 june 2022].</w:t>
              </w:r>
            </w:p>
            <w:p w14:paraId="28B1AD1F" w14:textId="77777777" w:rsidR="00B801D8" w:rsidRDefault="00B801D8" w:rsidP="00B801D8">
              <w:pPr>
                <w:pStyle w:val="Bibliography"/>
                <w:rPr>
                  <w:noProof/>
                </w:rPr>
              </w:pPr>
              <w:r>
                <w:rPr>
                  <w:noProof/>
                </w:rPr>
                <w:t xml:space="preserve">Corp, D., 2022. </w:t>
              </w:r>
              <w:r>
                <w:rPr>
                  <w:i/>
                  <w:iCs/>
                  <w:noProof/>
                </w:rPr>
                <w:t xml:space="preserve">Deepsource. </w:t>
              </w:r>
              <w:r>
                <w:rPr>
                  <w:noProof/>
                </w:rPr>
                <w:t xml:space="preserve">[Online] </w:t>
              </w:r>
              <w:r>
                <w:rPr>
                  <w:noProof/>
                </w:rPr>
                <w:br/>
                <w:t xml:space="preserve">Available at: </w:t>
              </w:r>
              <w:r>
                <w:rPr>
                  <w:noProof/>
                  <w:u w:val="single"/>
                </w:rPr>
                <w:t>https://deepsource.io/glossary/procedural-programming/</w:t>
              </w:r>
              <w:r>
                <w:rPr>
                  <w:noProof/>
                </w:rPr>
                <w:br/>
                <w:t>[Accessed 13 6 2022].</w:t>
              </w:r>
            </w:p>
            <w:p w14:paraId="434B3AA7" w14:textId="77777777" w:rsidR="00B801D8" w:rsidRDefault="00B801D8" w:rsidP="00B801D8">
              <w:pPr>
                <w:pStyle w:val="Bibliography"/>
                <w:rPr>
                  <w:noProof/>
                </w:rPr>
              </w:pPr>
              <w:r>
                <w:rPr>
                  <w:noProof/>
                </w:rPr>
                <w:t xml:space="preserve">point, T., 2019. </w:t>
              </w:r>
              <w:r>
                <w:rPr>
                  <w:i/>
                  <w:iCs/>
                  <w:noProof/>
                </w:rPr>
                <w:t xml:space="preserve">do while loop in c. </w:t>
              </w:r>
              <w:r>
                <w:rPr>
                  <w:noProof/>
                </w:rPr>
                <w:t xml:space="preserve">[Online] </w:t>
              </w:r>
              <w:r>
                <w:rPr>
                  <w:noProof/>
                </w:rPr>
                <w:br/>
                <w:t xml:space="preserve">Available at: </w:t>
              </w:r>
              <w:r>
                <w:rPr>
                  <w:noProof/>
                  <w:u w:val="single"/>
                </w:rPr>
                <w:t>https://www.tutorialspoint.com/cprogramming/c_do_while_loop.htm.</w:t>
              </w:r>
              <w:r>
                <w:rPr>
                  <w:noProof/>
                </w:rPr>
                <w:br/>
                <w:t>[Accessed 13 june 2022].</w:t>
              </w:r>
            </w:p>
            <w:p w14:paraId="381601F1" w14:textId="77777777" w:rsidR="00B801D8" w:rsidRDefault="00B801D8" w:rsidP="00B801D8">
              <w:pPr>
                <w:pStyle w:val="Bibliography"/>
                <w:rPr>
                  <w:noProof/>
                </w:rPr>
              </w:pPr>
              <w:r>
                <w:rPr>
                  <w:noProof/>
                </w:rPr>
                <w:t xml:space="preserve">Tutorials, 2022. </w:t>
              </w:r>
              <w:r>
                <w:rPr>
                  <w:i/>
                  <w:iCs/>
                  <w:noProof/>
                </w:rPr>
                <w:t xml:space="preserve">Tutorials. </w:t>
              </w:r>
              <w:r>
                <w:rPr>
                  <w:noProof/>
                </w:rPr>
                <w:t xml:space="preserve">[Online] </w:t>
              </w:r>
              <w:r>
                <w:rPr>
                  <w:noProof/>
                </w:rPr>
                <w:br/>
                <w:t xml:space="preserve">Available at: </w:t>
              </w:r>
              <w:r>
                <w:rPr>
                  <w:noProof/>
                  <w:u w:val="single"/>
                </w:rPr>
                <w:t>https://www.tutorialspoint.com/ansi_c/c_introduction.htm</w:t>
              </w:r>
              <w:r>
                <w:rPr>
                  <w:noProof/>
                </w:rPr>
                <w:br/>
                <w:t>[Accessed 13 6 2022].</w:t>
              </w:r>
            </w:p>
            <w:p w14:paraId="3F555C42" w14:textId="77777777" w:rsidR="00B801D8" w:rsidRDefault="00B801D8" w:rsidP="00B801D8">
              <w:pPr>
                <w:pStyle w:val="Bibliography"/>
                <w:rPr>
                  <w:noProof/>
                </w:rPr>
              </w:pPr>
              <w:r>
                <w:rPr>
                  <w:noProof/>
                </w:rPr>
                <w:t xml:space="preserve">White, G. &amp; Sivitanides , M., 2005. Cognitive Differences Between Procedural Programming and Object Oriented Programming. </w:t>
              </w:r>
              <w:r>
                <w:rPr>
                  <w:i/>
                  <w:iCs/>
                  <w:noProof/>
                </w:rPr>
                <w:t xml:space="preserve">Information Technology and Management, </w:t>
              </w:r>
              <w:r>
                <w:rPr>
                  <w:noProof/>
                </w:rPr>
                <w:t>Volume 6, pp. 330 - 250.</w:t>
              </w:r>
            </w:p>
            <w:p w14:paraId="48C1246C" w14:textId="77777777" w:rsidR="00B801D8" w:rsidRDefault="00B801D8" w:rsidP="00B801D8">
              <w:pPr>
                <w:pStyle w:val="Bibliography"/>
                <w:rPr>
                  <w:noProof/>
                </w:rPr>
              </w:pPr>
              <w:r>
                <w:rPr>
                  <w:noProof/>
                </w:rPr>
                <w:t xml:space="preserve">Whitney, L., 2021. </w:t>
              </w:r>
              <w:r>
                <w:rPr>
                  <w:i/>
                  <w:iCs/>
                  <w:noProof/>
                </w:rPr>
                <w:t xml:space="preserve">The best programming languages to learn in 2022. </w:t>
              </w:r>
              <w:r>
                <w:rPr>
                  <w:noProof/>
                </w:rPr>
                <w:t xml:space="preserve">[Online] </w:t>
              </w:r>
              <w:r>
                <w:rPr>
                  <w:noProof/>
                </w:rPr>
                <w:br/>
                <w:t xml:space="preserve">Available at: </w:t>
              </w:r>
              <w:r>
                <w:rPr>
                  <w:noProof/>
                  <w:u w:val="single"/>
                </w:rPr>
                <w:t>https://www.techrepublic.com/article/the-best-programming-languages-to-learn-in-2022/</w:t>
              </w:r>
              <w:r>
                <w:rPr>
                  <w:noProof/>
                </w:rPr>
                <w:br/>
                <w:t>[Accessed 13 june 2022].</w:t>
              </w:r>
            </w:p>
            <w:p w14:paraId="4241772D" w14:textId="3F6B31B0" w:rsidR="008768AC" w:rsidRDefault="008768AC" w:rsidP="00B801D8">
              <w:r>
                <w:rPr>
                  <w:b/>
                  <w:bCs/>
                  <w:noProof/>
                </w:rPr>
                <w:fldChar w:fldCharType="end"/>
              </w:r>
            </w:p>
          </w:sdtContent>
        </w:sdt>
      </w:sdtContent>
    </w:sdt>
    <w:p w14:paraId="6DA179BD" w14:textId="66C846A9" w:rsidR="005963DA" w:rsidRDefault="005963DA" w:rsidP="00B6779E">
      <w:pPr>
        <w:spacing w:line="360" w:lineRule="auto"/>
        <w:rPr>
          <w:rFonts w:ascii="Arial" w:hAnsi="Arial" w:cs="Arial"/>
          <w:sz w:val="24"/>
          <w:szCs w:val="24"/>
        </w:rPr>
      </w:pPr>
    </w:p>
    <w:p w14:paraId="2C4BBD1A" w14:textId="77777777" w:rsidR="005963DA" w:rsidRPr="00B6779E" w:rsidRDefault="005963DA" w:rsidP="00B6779E">
      <w:pPr>
        <w:spacing w:line="360" w:lineRule="auto"/>
        <w:rPr>
          <w:rFonts w:ascii="Arial" w:hAnsi="Arial" w:cs="Arial"/>
          <w:sz w:val="24"/>
          <w:szCs w:val="24"/>
        </w:rPr>
      </w:pPr>
    </w:p>
    <w:sectPr w:rsidR="005963DA" w:rsidRPr="00B6779E" w:rsidSect="00400298">
      <w:headerReference w:type="default" r:id="rId38"/>
      <w:footerReference w:type="default" r:id="rId3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Trần Hoàng Phúc" w:date="2023-09-19T15:48:00Z" w:initials="THP">
    <w:p w14:paraId="18949965" w14:textId="77777777" w:rsidR="00B801D8" w:rsidRDefault="00B801D8" w:rsidP="001626A5">
      <w:pPr>
        <w:pStyle w:val="CommentText"/>
      </w:pPr>
      <w:r>
        <w:rPr>
          <w:rStyle w:val="CommentReference"/>
        </w:rPr>
        <w:annotationRef/>
      </w:r>
      <w:r>
        <w:t>How can you know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89499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B4415C" w16cex:dateUtc="2023-09-19T08: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949965" w16cid:durableId="28B441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1D50E" w14:textId="77777777" w:rsidR="000349D2" w:rsidRDefault="000349D2" w:rsidP="0087158A">
      <w:pPr>
        <w:spacing w:after="0" w:line="240" w:lineRule="auto"/>
      </w:pPr>
      <w:r>
        <w:separator/>
      </w:r>
    </w:p>
  </w:endnote>
  <w:endnote w:type="continuationSeparator" w:id="0">
    <w:p w14:paraId="50DA394B" w14:textId="77777777" w:rsidR="000349D2" w:rsidRDefault="000349D2" w:rsidP="00871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803855"/>
      <w:docPartObj>
        <w:docPartGallery w:val="Page Numbers (Bottom of Page)"/>
        <w:docPartUnique/>
      </w:docPartObj>
    </w:sdtPr>
    <w:sdtEndPr>
      <w:rPr>
        <w:color w:val="8EAADB" w:themeColor="accent1" w:themeTint="99"/>
        <w:sz w:val="24"/>
        <w:szCs w:val="24"/>
      </w:rPr>
    </w:sdtEndPr>
    <w:sdtContent>
      <w:p w14:paraId="6EAD8907" w14:textId="3F99C7C2" w:rsidR="0087158A" w:rsidRPr="009E0E39" w:rsidRDefault="0087158A">
        <w:pPr>
          <w:pStyle w:val="Footer"/>
          <w:jc w:val="center"/>
          <w:rPr>
            <w:sz w:val="24"/>
            <w:szCs w:val="24"/>
          </w:rPr>
        </w:pPr>
        <w:r w:rsidRPr="009E0E39">
          <w:rPr>
            <w:sz w:val="24"/>
            <w:szCs w:val="24"/>
          </w:rPr>
          <w:fldChar w:fldCharType="begin"/>
        </w:r>
        <w:r w:rsidRPr="009E0E39">
          <w:rPr>
            <w:sz w:val="24"/>
            <w:szCs w:val="24"/>
          </w:rPr>
          <w:instrText xml:space="preserve"> PAGE   \* MERGEFORMAT </w:instrText>
        </w:r>
        <w:r w:rsidRPr="009E0E39">
          <w:rPr>
            <w:sz w:val="24"/>
            <w:szCs w:val="24"/>
          </w:rPr>
          <w:fldChar w:fldCharType="separate"/>
        </w:r>
        <w:r w:rsidRPr="009E0E39">
          <w:rPr>
            <w:sz w:val="24"/>
            <w:szCs w:val="24"/>
          </w:rPr>
          <w:t>2</w:t>
        </w:r>
        <w:r w:rsidRPr="009E0E39">
          <w:rPr>
            <w:sz w:val="24"/>
            <w:szCs w:val="24"/>
          </w:rPr>
          <w:fldChar w:fldCharType="end"/>
        </w:r>
      </w:p>
    </w:sdtContent>
  </w:sdt>
  <w:p w14:paraId="41692FA2" w14:textId="77777777" w:rsidR="0087158A" w:rsidRDefault="008715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379F94" w14:textId="77777777" w:rsidR="000349D2" w:rsidRDefault="000349D2" w:rsidP="0087158A">
      <w:pPr>
        <w:spacing w:after="0" w:line="240" w:lineRule="auto"/>
      </w:pPr>
      <w:bookmarkStart w:id="0" w:name="_Hlk105823493"/>
      <w:bookmarkEnd w:id="0"/>
      <w:r>
        <w:separator/>
      </w:r>
    </w:p>
  </w:footnote>
  <w:footnote w:type="continuationSeparator" w:id="0">
    <w:p w14:paraId="34C5902E" w14:textId="77777777" w:rsidR="000349D2" w:rsidRDefault="000349D2" w:rsidP="0087158A">
      <w:pPr>
        <w:spacing w:after="0" w:line="240" w:lineRule="auto"/>
      </w:pPr>
      <w:r>
        <w:continuationSeparator/>
      </w:r>
    </w:p>
  </w:footnote>
  <w:footnote w:id="1">
    <w:p w14:paraId="335DCDD0" w14:textId="26ECACDE" w:rsidR="006D10A4" w:rsidRDefault="006D10A4">
      <w:pPr>
        <w:pStyle w:val="FootnoteText"/>
      </w:pPr>
      <w:ins w:id="36" w:author="Trần Hoàng Phúc" w:date="2023-09-19T15:58:00Z">
        <w:r>
          <w:rPr>
            <w:rStyle w:val="FootnoteReference"/>
          </w:rPr>
          <w:footnoteRef/>
        </w:r>
        <w:r>
          <w:t xml:space="preserve"> </w:t>
        </w:r>
      </w:ins>
      <w:ins w:id="37" w:author="Trần Hoàng Phúc" w:date="2023-09-19T15:59:00Z">
        <w:r>
          <w:t xml:space="preserve">Please refer to the study of Jang et al in </w:t>
        </w:r>
      </w:ins>
      <w:customXmlInsRangeStart w:id="38" w:author="Trần Hoàng Phúc" w:date="2023-09-19T15:59:00Z"/>
      <w:sdt>
        <w:sdtPr>
          <w:id w:val="-1536966317"/>
          <w:citation/>
        </w:sdtPr>
        <w:sdtContent>
          <w:customXmlInsRangeEnd w:id="38"/>
          <w:ins w:id="39" w:author="Trần Hoàng Phúc" w:date="2023-09-19T15:59:00Z">
            <w:r>
              <w:fldChar w:fldCharType="begin"/>
            </w:r>
            <w:r>
              <w:instrText xml:space="preserve"> CITATION jav22 \l 1033 </w:instrText>
            </w:r>
          </w:ins>
          <w:r>
            <w:fldChar w:fldCharType="separate"/>
          </w:r>
          <w:ins w:id="40" w:author="Trần Hoàng Phúc" w:date="2023-09-19T15:59:00Z">
            <w:r>
              <w:rPr>
                <w:noProof/>
              </w:rPr>
              <w:t>(Anon., 2022)</w:t>
            </w:r>
            <w:r>
              <w:fldChar w:fldCharType="end"/>
            </w:r>
          </w:ins>
          <w:customXmlInsRangeStart w:id="41" w:author="Trần Hoàng Phúc" w:date="2023-09-19T15:59:00Z"/>
        </w:sdtContent>
      </w:sdt>
      <w:customXmlInsRangeEnd w:id="41"/>
      <w:ins w:id="42" w:author="Trần Hoàng Phúc" w:date="2023-09-19T15:59:00Z">
        <w:r>
          <w:t xml:space="preserve">. In pages 2,3 of this work, they already proved this results. </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E23BE" w14:textId="77777777" w:rsidR="009E0E39" w:rsidRPr="00FF33EE" w:rsidRDefault="009E0E39" w:rsidP="008410CF">
    <w:pPr>
      <w:pStyle w:val="Header"/>
    </w:pPr>
    <w:r>
      <w:rPr>
        <w:noProof/>
      </w:rPr>
      <w:drawing>
        <wp:anchor distT="0" distB="0" distL="114300" distR="114300" simplePos="0" relativeHeight="251660288" behindDoc="0" locked="0" layoutInCell="1" allowOverlap="1" wp14:anchorId="2688DF93" wp14:editId="49EBBDA4">
          <wp:simplePos x="0" y="0"/>
          <wp:positionH relativeFrom="margin">
            <wp:align>right</wp:align>
          </wp:positionH>
          <wp:positionV relativeFrom="paragraph">
            <wp:posOffset>-171450</wp:posOffset>
          </wp:positionV>
          <wp:extent cx="1504950" cy="457200"/>
          <wp:effectExtent l="0" t="0" r="0" b="0"/>
          <wp:wrapSquare wrapText="bothSides"/>
          <wp:docPr id="7" name="Picture 7" descr="BTec_Logo-Orange"/>
          <wp:cNvGraphicFramePr/>
          <a:graphic xmlns:a="http://schemas.openxmlformats.org/drawingml/2006/main">
            <a:graphicData uri="http://schemas.openxmlformats.org/drawingml/2006/picture">
              <pic:pic xmlns:pic="http://schemas.openxmlformats.org/drawingml/2006/picture">
                <pic:nvPicPr>
                  <pic:cNvPr id="4" name="Picture 4" descr="BTec_Logo-Orange"/>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457200"/>
                  </a:xfrm>
                  <a:prstGeom prst="rect">
                    <a:avLst/>
                  </a:prstGeom>
                  <a:noFill/>
                  <a:ln w="9525">
                    <a:noFill/>
                    <a:miter lim="800000"/>
                    <a:headEnd/>
                    <a:tailEnd/>
                  </a:ln>
                </pic:spPr>
              </pic:pic>
            </a:graphicData>
          </a:graphic>
        </wp:anchor>
      </w:drawing>
    </w:r>
    <w:r>
      <w:rPr>
        <w:noProof/>
      </w:rPr>
      <w:drawing>
        <wp:anchor distT="0" distB="0" distL="114300" distR="114300" simplePos="0" relativeHeight="251661312" behindDoc="0" locked="0" layoutInCell="1" allowOverlap="1" wp14:anchorId="509B8EB7" wp14:editId="7ABEE981">
          <wp:simplePos x="0" y="0"/>
          <wp:positionH relativeFrom="column">
            <wp:posOffset>0</wp:posOffset>
          </wp:positionH>
          <wp:positionV relativeFrom="paragraph">
            <wp:posOffset>-257175</wp:posOffset>
          </wp:positionV>
          <wp:extent cx="1171575" cy="67627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rotWithShape="1">
                  <a:blip r:embed="rId2" cstate="print">
                    <a:extLst>
                      <a:ext uri="{28A0092B-C50C-407E-A947-70E740481C1C}">
                        <a14:useLocalDpi xmlns:a14="http://schemas.microsoft.com/office/drawing/2010/main" val="0"/>
                      </a:ext>
                    </a:extLst>
                  </a:blip>
                  <a:srcRect r="54686"/>
                  <a:stretch/>
                </pic:blipFill>
                <pic:spPr>
                  <a:xfrm>
                    <a:off x="0" y="0"/>
                    <a:ext cx="1171575" cy="676275"/>
                  </a:xfrm>
                  <a:prstGeom prst="rect">
                    <a:avLst/>
                  </a:prstGeom>
                </pic:spPr>
              </pic:pic>
            </a:graphicData>
          </a:graphic>
          <wp14:sizeRelH relativeFrom="margin">
            <wp14:pctWidth>0</wp14:pctWidth>
          </wp14:sizeRelH>
          <wp14:sizeRelV relativeFrom="margin">
            <wp14:pctHeight>0</wp14:pctHeight>
          </wp14:sizeRelV>
        </wp:anchor>
      </w:drawing>
    </w:r>
  </w:p>
  <w:p w14:paraId="6E2E1998" w14:textId="77777777" w:rsidR="009E0E39" w:rsidRPr="00EF43CC" w:rsidRDefault="009E0E39" w:rsidP="00D95820">
    <w:pPr>
      <w:pStyle w:val="Header"/>
    </w:pPr>
  </w:p>
  <w:p w14:paraId="7998D9CC" w14:textId="77777777" w:rsidR="009E0E39" w:rsidRPr="00D95820" w:rsidRDefault="009E0E39" w:rsidP="00D958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9BF2B" w14:textId="77615479" w:rsidR="0087158A" w:rsidRDefault="00C04DBB" w:rsidP="00740CD9">
    <w:r>
      <w:rPr>
        <w:noProof/>
      </w:rPr>
      <w:drawing>
        <wp:anchor distT="0" distB="0" distL="114300" distR="114300" simplePos="0" relativeHeight="251663360" behindDoc="0" locked="0" layoutInCell="1" allowOverlap="1" wp14:anchorId="6CBA81CB" wp14:editId="3A6E35CB">
          <wp:simplePos x="0" y="0"/>
          <wp:positionH relativeFrom="column">
            <wp:posOffset>5302250</wp:posOffset>
          </wp:positionH>
          <wp:positionV relativeFrom="paragraph">
            <wp:posOffset>-171450</wp:posOffset>
          </wp:positionV>
          <wp:extent cx="1505585" cy="45720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5585" cy="457200"/>
                  </a:xfrm>
                  <a:prstGeom prst="rect">
                    <a:avLst/>
                  </a:prstGeom>
                  <a:noFill/>
                </pic:spPr>
              </pic:pic>
            </a:graphicData>
          </a:graphic>
        </wp:anchor>
      </w:drawing>
    </w:r>
    <w:r>
      <w:rPr>
        <w:noProof/>
      </w:rPr>
      <w:drawing>
        <wp:anchor distT="0" distB="0" distL="114300" distR="114300" simplePos="0" relativeHeight="251662336" behindDoc="0" locked="0" layoutInCell="1" allowOverlap="1" wp14:anchorId="1A65A9DC" wp14:editId="1D3950ED">
          <wp:simplePos x="0" y="0"/>
          <wp:positionH relativeFrom="column">
            <wp:posOffset>-831850</wp:posOffset>
          </wp:positionH>
          <wp:positionV relativeFrom="paragraph">
            <wp:posOffset>-228600</wp:posOffset>
          </wp:positionV>
          <wp:extent cx="1171575" cy="676275"/>
          <wp:effectExtent l="0" t="0" r="9525" b="9525"/>
          <wp:wrapSquare wrapText="bothSides"/>
          <wp:docPr id="9" name="Picture 8" descr="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Letter&#10;&#10;Description automatically generated with medium confidence"/>
                  <pic:cNvPicPr>
                    <a:picLocks noChangeAspect="1"/>
                  </pic:cNvPicPr>
                </pic:nvPicPr>
                <pic:blipFill rotWithShape="1">
                  <a:blip r:embed="rId2" cstate="print">
                    <a:extLst>
                      <a:ext uri="{28A0092B-C50C-407E-A947-70E740481C1C}">
                        <a14:useLocalDpi xmlns:a14="http://schemas.microsoft.com/office/drawing/2010/main" val="0"/>
                      </a:ext>
                    </a:extLst>
                  </a:blip>
                  <a:srcRect r="54686"/>
                  <a:stretch/>
                </pic:blipFill>
                <pic:spPr>
                  <a:xfrm>
                    <a:off x="0" y="0"/>
                    <a:ext cx="1171575" cy="676275"/>
                  </a:xfrm>
                  <a:prstGeom prst="rect">
                    <a:avLst/>
                  </a:prstGeom>
                </pic:spPr>
              </pic:pic>
            </a:graphicData>
          </a:graphic>
        </wp:anchor>
      </w:drawing>
    </w:r>
    <w:r w:rsidR="00C95E8D">
      <w:rPr>
        <w:noProof/>
      </w:rPr>
      <w:drawing>
        <wp:anchor distT="0" distB="0" distL="114300" distR="114300" simplePos="0" relativeHeight="251658240" behindDoc="0" locked="0" layoutInCell="1" allowOverlap="1" wp14:anchorId="02E16E36" wp14:editId="3D11CAFB">
          <wp:simplePos x="0" y="0"/>
          <wp:positionH relativeFrom="column">
            <wp:posOffset>7408334</wp:posOffset>
          </wp:positionH>
          <wp:positionV relativeFrom="page">
            <wp:posOffset>265007</wp:posOffset>
          </wp:positionV>
          <wp:extent cx="1504950" cy="457200"/>
          <wp:effectExtent l="0" t="0" r="0" b="0"/>
          <wp:wrapNone/>
          <wp:docPr id="4" name="Picture 4" descr="BTec_Logo-Orange"/>
          <wp:cNvGraphicFramePr/>
          <a:graphic xmlns:a="http://schemas.openxmlformats.org/drawingml/2006/main">
            <a:graphicData uri="http://schemas.openxmlformats.org/drawingml/2006/picture">
              <pic:pic xmlns:pic="http://schemas.openxmlformats.org/drawingml/2006/picture">
                <pic:nvPicPr>
                  <pic:cNvPr id="4" name="Picture 4" descr="BTec_Logo-Orange"/>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04950" cy="457200"/>
                  </a:xfrm>
                  <a:prstGeom prst="rect">
                    <a:avLst/>
                  </a:prstGeom>
                  <a:noFill/>
                  <a:ln w="9525">
                    <a:noFill/>
                    <a:miter lim="800000"/>
                    <a:headEnd/>
                    <a:tailEnd/>
                  </a:ln>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35379"/>
    <w:multiLevelType w:val="hybridMultilevel"/>
    <w:tmpl w:val="CBA63244"/>
    <w:lvl w:ilvl="0" w:tplc="03B2FC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83B00"/>
    <w:multiLevelType w:val="hybridMultilevel"/>
    <w:tmpl w:val="CD2EF7A4"/>
    <w:lvl w:ilvl="0" w:tplc="B7D8477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 w15:restartNumberingAfterBreak="0">
    <w:nsid w:val="0BB37C7A"/>
    <w:multiLevelType w:val="hybridMultilevel"/>
    <w:tmpl w:val="99A84DC8"/>
    <w:lvl w:ilvl="0" w:tplc="59FC8772">
      <w:start w:val="2"/>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0F3175CE"/>
    <w:multiLevelType w:val="hybridMultilevel"/>
    <w:tmpl w:val="2906242C"/>
    <w:lvl w:ilvl="0" w:tplc="024C6F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3A358D"/>
    <w:multiLevelType w:val="multilevel"/>
    <w:tmpl w:val="F85CA35A"/>
    <w:lvl w:ilvl="0">
      <w:start w:val="1"/>
      <w:numFmt w:val="upperRoman"/>
      <w:lvlText w:val="%1."/>
      <w:lvlJc w:val="left"/>
      <w:pPr>
        <w:ind w:left="720" w:hanging="720"/>
      </w:pPr>
      <w:rPr>
        <w:rFonts w:hint="default"/>
      </w:rPr>
    </w:lvl>
    <w:lvl w:ilvl="1">
      <w:start w:val="2"/>
      <w:numFmt w:val="decimal"/>
      <w:isLgl/>
      <w:lvlText w:val="%1.%2."/>
      <w:lvlJc w:val="left"/>
      <w:pPr>
        <w:ind w:left="720" w:hanging="720"/>
      </w:pPr>
      <w:rPr>
        <w:rFonts w:asciiTheme="majorHAnsi" w:hAnsiTheme="majorHAnsi" w:hint="default"/>
      </w:rPr>
    </w:lvl>
    <w:lvl w:ilvl="2">
      <w:start w:val="1"/>
      <w:numFmt w:val="decimal"/>
      <w:isLgl/>
      <w:lvlText w:val="%1.%2.%3."/>
      <w:lvlJc w:val="left"/>
      <w:pPr>
        <w:ind w:left="720" w:hanging="720"/>
      </w:pPr>
      <w:rPr>
        <w:rFonts w:asciiTheme="majorHAnsi" w:hAnsiTheme="majorHAnsi" w:hint="default"/>
      </w:rPr>
    </w:lvl>
    <w:lvl w:ilvl="3">
      <w:start w:val="1"/>
      <w:numFmt w:val="decimal"/>
      <w:isLgl/>
      <w:lvlText w:val="%1.%2.%3.%4."/>
      <w:lvlJc w:val="left"/>
      <w:pPr>
        <w:ind w:left="1080" w:hanging="1080"/>
      </w:pPr>
      <w:rPr>
        <w:rFonts w:asciiTheme="majorHAnsi" w:hAnsiTheme="majorHAnsi" w:hint="default"/>
      </w:rPr>
    </w:lvl>
    <w:lvl w:ilvl="4">
      <w:start w:val="1"/>
      <w:numFmt w:val="decimal"/>
      <w:isLgl/>
      <w:lvlText w:val="%1.%2.%3.%4.%5."/>
      <w:lvlJc w:val="left"/>
      <w:pPr>
        <w:ind w:left="1440" w:hanging="1440"/>
      </w:pPr>
      <w:rPr>
        <w:rFonts w:asciiTheme="majorHAnsi" w:hAnsiTheme="majorHAnsi" w:hint="default"/>
      </w:rPr>
    </w:lvl>
    <w:lvl w:ilvl="5">
      <w:start w:val="1"/>
      <w:numFmt w:val="decimal"/>
      <w:isLgl/>
      <w:lvlText w:val="%1.%2.%3.%4.%5.%6."/>
      <w:lvlJc w:val="left"/>
      <w:pPr>
        <w:ind w:left="1440" w:hanging="1440"/>
      </w:pPr>
      <w:rPr>
        <w:rFonts w:asciiTheme="majorHAnsi" w:hAnsiTheme="majorHAnsi" w:hint="default"/>
      </w:rPr>
    </w:lvl>
    <w:lvl w:ilvl="6">
      <w:start w:val="1"/>
      <w:numFmt w:val="decimal"/>
      <w:isLgl/>
      <w:lvlText w:val="%1.%2.%3.%4.%5.%6.%7."/>
      <w:lvlJc w:val="left"/>
      <w:pPr>
        <w:ind w:left="1800" w:hanging="1800"/>
      </w:pPr>
      <w:rPr>
        <w:rFonts w:asciiTheme="majorHAnsi" w:hAnsiTheme="majorHAnsi" w:hint="default"/>
      </w:rPr>
    </w:lvl>
    <w:lvl w:ilvl="7">
      <w:start w:val="1"/>
      <w:numFmt w:val="decimal"/>
      <w:isLgl/>
      <w:lvlText w:val="%1.%2.%3.%4.%5.%6.%7.%8."/>
      <w:lvlJc w:val="left"/>
      <w:pPr>
        <w:ind w:left="2160" w:hanging="2160"/>
      </w:pPr>
      <w:rPr>
        <w:rFonts w:asciiTheme="majorHAnsi" w:hAnsiTheme="majorHAnsi" w:hint="default"/>
      </w:rPr>
    </w:lvl>
    <w:lvl w:ilvl="8">
      <w:start w:val="1"/>
      <w:numFmt w:val="decimal"/>
      <w:isLgl/>
      <w:lvlText w:val="%1.%2.%3.%4.%5.%6.%7.%8.%9."/>
      <w:lvlJc w:val="left"/>
      <w:pPr>
        <w:ind w:left="2160" w:hanging="2160"/>
      </w:pPr>
      <w:rPr>
        <w:rFonts w:asciiTheme="majorHAnsi" w:hAnsiTheme="majorHAnsi" w:hint="default"/>
      </w:rPr>
    </w:lvl>
  </w:abstractNum>
  <w:abstractNum w:abstractNumId="5" w15:restartNumberingAfterBreak="0">
    <w:nsid w:val="11FC143B"/>
    <w:multiLevelType w:val="hybridMultilevel"/>
    <w:tmpl w:val="B93A938C"/>
    <w:lvl w:ilvl="0" w:tplc="43A450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D91C03"/>
    <w:multiLevelType w:val="hybridMultilevel"/>
    <w:tmpl w:val="ABF42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7A04C0"/>
    <w:multiLevelType w:val="multilevel"/>
    <w:tmpl w:val="C78E39C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5654A"/>
    <w:multiLevelType w:val="hybridMultilevel"/>
    <w:tmpl w:val="46BE7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83D82"/>
    <w:multiLevelType w:val="hybridMultilevel"/>
    <w:tmpl w:val="EAB4A34E"/>
    <w:lvl w:ilvl="0" w:tplc="CCD225C8">
      <w:start w:val="3"/>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 w15:restartNumberingAfterBreak="0">
    <w:nsid w:val="1A304CA9"/>
    <w:multiLevelType w:val="hybridMultilevel"/>
    <w:tmpl w:val="4D74B808"/>
    <w:lvl w:ilvl="0" w:tplc="7F2065D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A7A6D26"/>
    <w:multiLevelType w:val="hybridMultilevel"/>
    <w:tmpl w:val="2F088B38"/>
    <w:lvl w:ilvl="0" w:tplc="EBCA5C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062CB0"/>
    <w:multiLevelType w:val="hybridMultilevel"/>
    <w:tmpl w:val="465CB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D04597"/>
    <w:multiLevelType w:val="hybridMultilevel"/>
    <w:tmpl w:val="D27A4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C73F3E"/>
    <w:multiLevelType w:val="hybridMultilevel"/>
    <w:tmpl w:val="ECB213CE"/>
    <w:lvl w:ilvl="0" w:tplc="72A237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D81E1B"/>
    <w:multiLevelType w:val="hybridMultilevel"/>
    <w:tmpl w:val="821CEDEA"/>
    <w:lvl w:ilvl="0" w:tplc="3690B3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482C33"/>
    <w:multiLevelType w:val="hybridMultilevel"/>
    <w:tmpl w:val="634A6C34"/>
    <w:lvl w:ilvl="0" w:tplc="9E802A2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48373B"/>
    <w:multiLevelType w:val="hybridMultilevel"/>
    <w:tmpl w:val="3D2C4042"/>
    <w:lvl w:ilvl="0" w:tplc="97AC221E">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5727B6"/>
    <w:multiLevelType w:val="hybridMultilevel"/>
    <w:tmpl w:val="3EB045D0"/>
    <w:lvl w:ilvl="0" w:tplc="FC3C2B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2E1234"/>
    <w:multiLevelType w:val="multilevel"/>
    <w:tmpl w:val="D36ED7D0"/>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0" w15:restartNumberingAfterBreak="0">
    <w:nsid w:val="4C9B21CB"/>
    <w:multiLevelType w:val="hybridMultilevel"/>
    <w:tmpl w:val="66228B7C"/>
    <w:lvl w:ilvl="0" w:tplc="BE1E2F02">
      <w:start w:val="1"/>
      <w:numFmt w:val="decimal"/>
      <w:lvlText w:val="%1."/>
      <w:lvlJc w:val="left"/>
      <w:pPr>
        <w:ind w:left="540" w:hanging="360"/>
      </w:pPr>
      <w:rPr>
        <w:rFonts w:hint="default"/>
        <w:b/>
        <w:bCs/>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1" w15:restartNumberingAfterBreak="0">
    <w:nsid w:val="4E457E3F"/>
    <w:multiLevelType w:val="hybridMultilevel"/>
    <w:tmpl w:val="FEEC2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846BF5"/>
    <w:multiLevelType w:val="hybridMultilevel"/>
    <w:tmpl w:val="FC841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A37975"/>
    <w:multiLevelType w:val="hybridMultilevel"/>
    <w:tmpl w:val="66228B7C"/>
    <w:lvl w:ilvl="0" w:tplc="FFFFFFFF">
      <w:start w:val="1"/>
      <w:numFmt w:val="decimal"/>
      <w:lvlText w:val="%1."/>
      <w:lvlJc w:val="left"/>
      <w:pPr>
        <w:ind w:left="540" w:hanging="360"/>
      </w:pPr>
      <w:rPr>
        <w:rFonts w:hint="default"/>
        <w:b/>
        <w:bCs/>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4" w15:restartNumberingAfterBreak="0">
    <w:nsid w:val="507440A5"/>
    <w:multiLevelType w:val="multilevel"/>
    <w:tmpl w:val="2670E7A2"/>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4A572D2"/>
    <w:multiLevelType w:val="hybridMultilevel"/>
    <w:tmpl w:val="81B0B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671EA7"/>
    <w:multiLevelType w:val="hybridMultilevel"/>
    <w:tmpl w:val="1584ADD8"/>
    <w:lvl w:ilvl="0" w:tplc="722679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6C5C2F"/>
    <w:multiLevelType w:val="multilevel"/>
    <w:tmpl w:val="C0ECB0B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8" w15:restartNumberingAfterBreak="0">
    <w:nsid w:val="5A6519E2"/>
    <w:multiLevelType w:val="hybridMultilevel"/>
    <w:tmpl w:val="0E28631E"/>
    <w:lvl w:ilvl="0" w:tplc="982C54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394C6E"/>
    <w:multiLevelType w:val="hybridMultilevel"/>
    <w:tmpl w:val="EAAA0D66"/>
    <w:lvl w:ilvl="0" w:tplc="A13AC0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EA64EA"/>
    <w:multiLevelType w:val="hybridMultilevel"/>
    <w:tmpl w:val="2BA496C8"/>
    <w:lvl w:ilvl="0" w:tplc="5000894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F139EE"/>
    <w:multiLevelType w:val="hybridMultilevel"/>
    <w:tmpl w:val="0C3CC6E6"/>
    <w:lvl w:ilvl="0" w:tplc="4D98575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FE1774"/>
    <w:multiLevelType w:val="multilevel"/>
    <w:tmpl w:val="ADC61E3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4320" w:hanging="144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6120" w:hanging="1800"/>
      </w:pPr>
      <w:rPr>
        <w:rFonts w:hint="default"/>
      </w:rPr>
    </w:lvl>
    <w:lvl w:ilvl="7">
      <w:start w:val="1"/>
      <w:numFmt w:val="decimal"/>
      <w:isLgl/>
      <w:lvlText w:val="%1.%2.%3.%4.%5.%6.%7.%8"/>
      <w:lvlJc w:val="left"/>
      <w:pPr>
        <w:ind w:left="7200" w:hanging="2160"/>
      </w:pPr>
      <w:rPr>
        <w:rFonts w:hint="default"/>
      </w:rPr>
    </w:lvl>
    <w:lvl w:ilvl="8">
      <w:start w:val="1"/>
      <w:numFmt w:val="decimal"/>
      <w:isLgl/>
      <w:lvlText w:val="%1.%2.%3.%4.%5.%6.%7.%8.%9"/>
      <w:lvlJc w:val="left"/>
      <w:pPr>
        <w:ind w:left="7920" w:hanging="2160"/>
      </w:pPr>
      <w:rPr>
        <w:rFonts w:hint="default"/>
      </w:rPr>
    </w:lvl>
  </w:abstractNum>
  <w:abstractNum w:abstractNumId="33" w15:restartNumberingAfterBreak="0">
    <w:nsid w:val="63615CAE"/>
    <w:multiLevelType w:val="hybridMultilevel"/>
    <w:tmpl w:val="930EE5AA"/>
    <w:lvl w:ilvl="0" w:tplc="B3A2E8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C909F5"/>
    <w:multiLevelType w:val="multilevel"/>
    <w:tmpl w:val="561E1ABA"/>
    <w:lvl w:ilvl="0">
      <w:start w:val="2"/>
      <w:numFmt w:val="decimal"/>
      <w:lvlText w:val="%1"/>
      <w:lvlJc w:val="left"/>
      <w:pPr>
        <w:ind w:left="420" w:hanging="420"/>
      </w:pPr>
      <w:rPr>
        <w:rFonts w:asciiTheme="majorHAnsi" w:hAnsiTheme="majorHAnsi" w:hint="default"/>
      </w:rPr>
    </w:lvl>
    <w:lvl w:ilvl="1">
      <w:start w:val="2"/>
      <w:numFmt w:val="decimal"/>
      <w:lvlText w:val="%1.%2"/>
      <w:lvlJc w:val="left"/>
      <w:pPr>
        <w:ind w:left="720" w:hanging="720"/>
      </w:pPr>
      <w:rPr>
        <w:rFonts w:asciiTheme="majorHAnsi" w:hAnsiTheme="majorHAnsi" w:hint="default"/>
      </w:rPr>
    </w:lvl>
    <w:lvl w:ilvl="2">
      <w:start w:val="1"/>
      <w:numFmt w:val="decimal"/>
      <w:lvlText w:val="%1.%2.%3"/>
      <w:lvlJc w:val="left"/>
      <w:pPr>
        <w:ind w:left="720" w:hanging="720"/>
      </w:pPr>
      <w:rPr>
        <w:rFonts w:asciiTheme="majorHAnsi" w:hAnsiTheme="majorHAnsi" w:hint="default"/>
      </w:rPr>
    </w:lvl>
    <w:lvl w:ilvl="3">
      <w:start w:val="1"/>
      <w:numFmt w:val="decimal"/>
      <w:lvlText w:val="%1.%2.%3.%4"/>
      <w:lvlJc w:val="left"/>
      <w:pPr>
        <w:ind w:left="1080" w:hanging="1080"/>
      </w:pPr>
      <w:rPr>
        <w:rFonts w:asciiTheme="majorHAnsi" w:hAnsiTheme="majorHAnsi" w:hint="default"/>
      </w:rPr>
    </w:lvl>
    <w:lvl w:ilvl="4">
      <w:start w:val="1"/>
      <w:numFmt w:val="decimal"/>
      <w:lvlText w:val="%1.%2.%3.%4.%5"/>
      <w:lvlJc w:val="left"/>
      <w:pPr>
        <w:ind w:left="1440" w:hanging="1440"/>
      </w:pPr>
      <w:rPr>
        <w:rFonts w:asciiTheme="majorHAnsi" w:hAnsiTheme="majorHAnsi" w:hint="default"/>
      </w:rPr>
    </w:lvl>
    <w:lvl w:ilvl="5">
      <w:start w:val="1"/>
      <w:numFmt w:val="decimal"/>
      <w:lvlText w:val="%1.%2.%3.%4.%5.%6"/>
      <w:lvlJc w:val="left"/>
      <w:pPr>
        <w:ind w:left="1440" w:hanging="1440"/>
      </w:pPr>
      <w:rPr>
        <w:rFonts w:asciiTheme="majorHAnsi" w:hAnsiTheme="majorHAnsi" w:hint="default"/>
      </w:rPr>
    </w:lvl>
    <w:lvl w:ilvl="6">
      <w:start w:val="1"/>
      <w:numFmt w:val="decimal"/>
      <w:lvlText w:val="%1.%2.%3.%4.%5.%6.%7"/>
      <w:lvlJc w:val="left"/>
      <w:pPr>
        <w:ind w:left="1800" w:hanging="1800"/>
      </w:pPr>
      <w:rPr>
        <w:rFonts w:asciiTheme="majorHAnsi" w:hAnsiTheme="majorHAnsi" w:hint="default"/>
      </w:rPr>
    </w:lvl>
    <w:lvl w:ilvl="7">
      <w:start w:val="1"/>
      <w:numFmt w:val="decimal"/>
      <w:lvlText w:val="%1.%2.%3.%4.%5.%6.%7.%8"/>
      <w:lvlJc w:val="left"/>
      <w:pPr>
        <w:ind w:left="2160" w:hanging="2160"/>
      </w:pPr>
      <w:rPr>
        <w:rFonts w:asciiTheme="majorHAnsi" w:hAnsiTheme="majorHAnsi" w:hint="default"/>
      </w:rPr>
    </w:lvl>
    <w:lvl w:ilvl="8">
      <w:start w:val="1"/>
      <w:numFmt w:val="decimal"/>
      <w:lvlText w:val="%1.%2.%3.%4.%5.%6.%7.%8.%9"/>
      <w:lvlJc w:val="left"/>
      <w:pPr>
        <w:ind w:left="2160" w:hanging="2160"/>
      </w:pPr>
      <w:rPr>
        <w:rFonts w:asciiTheme="majorHAnsi" w:hAnsiTheme="majorHAnsi" w:hint="default"/>
      </w:rPr>
    </w:lvl>
  </w:abstractNum>
  <w:abstractNum w:abstractNumId="35" w15:restartNumberingAfterBreak="0">
    <w:nsid w:val="68C63D39"/>
    <w:multiLevelType w:val="hybridMultilevel"/>
    <w:tmpl w:val="6A245D8C"/>
    <w:lvl w:ilvl="0" w:tplc="16B43504">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6E1CB4"/>
    <w:multiLevelType w:val="hybridMultilevel"/>
    <w:tmpl w:val="D804A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5E311E"/>
    <w:multiLevelType w:val="hybridMultilevel"/>
    <w:tmpl w:val="F66AE8D8"/>
    <w:lvl w:ilvl="0" w:tplc="7DDCFB8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685AEF"/>
    <w:multiLevelType w:val="hybridMultilevel"/>
    <w:tmpl w:val="5120A1AC"/>
    <w:lvl w:ilvl="0" w:tplc="AE6274F4">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7465365">
    <w:abstractNumId w:val="15"/>
  </w:num>
  <w:num w:numId="2" w16cid:durableId="1325476169">
    <w:abstractNumId w:val="18"/>
  </w:num>
  <w:num w:numId="3" w16cid:durableId="70733736">
    <w:abstractNumId w:val="5"/>
  </w:num>
  <w:num w:numId="4" w16cid:durableId="110634465">
    <w:abstractNumId w:val="29"/>
  </w:num>
  <w:num w:numId="5" w16cid:durableId="895050907">
    <w:abstractNumId w:val="33"/>
  </w:num>
  <w:num w:numId="6" w16cid:durableId="1661815">
    <w:abstractNumId w:val="37"/>
  </w:num>
  <w:num w:numId="7" w16cid:durableId="1922712767">
    <w:abstractNumId w:val="30"/>
  </w:num>
  <w:num w:numId="8" w16cid:durableId="1643384638">
    <w:abstractNumId w:val="11"/>
  </w:num>
  <w:num w:numId="9" w16cid:durableId="1723015361">
    <w:abstractNumId w:val="14"/>
  </w:num>
  <w:num w:numId="10" w16cid:durableId="351226015">
    <w:abstractNumId w:val="10"/>
  </w:num>
  <w:num w:numId="11" w16cid:durableId="1237015561">
    <w:abstractNumId w:val="20"/>
  </w:num>
  <w:num w:numId="12" w16cid:durableId="1261720620">
    <w:abstractNumId w:val="6"/>
  </w:num>
  <w:num w:numId="13" w16cid:durableId="1841583870">
    <w:abstractNumId w:val="22"/>
  </w:num>
  <w:num w:numId="14" w16cid:durableId="186677430">
    <w:abstractNumId w:val="13"/>
  </w:num>
  <w:num w:numId="15" w16cid:durableId="894704353">
    <w:abstractNumId w:val="16"/>
  </w:num>
  <w:num w:numId="16" w16cid:durableId="803156792">
    <w:abstractNumId w:val="36"/>
  </w:num>
  <w:num w:numId="17" w16cid:durableId="811212611">
    <w:abstractNumId w:val="7"/>
  </w:num>
  <w:num w:numId="18" w16cid:durableId="1593004878">
    <w:abstractNumId w:val="23"/>
  </w:num>
  <w:num w:numId="19" w16cid:durableId="185488101">
    <w:abstractNumId w:val="38"/>
  </w:num>
  <w:num w:numId="20" w16cid:durableId="257640270">
    <w:abstractNumId w:val="2"/>
  </w:num>
  <w:num w:numId="21" w16cid:durableId="40979417">
    <w:abstractNumId w:val="19"/>
  </w:num>
  <w:num w:numId="22" w16cid:durableId="576548656">
    <w:abstractNumId w:val="4"/>
  </w:num>
  <w:num w:numId="23" w16cid:durableId="736434557">
    <w:abstractNumId w:val="35"/>
  </w:num>
  <w:num w:numId="24" w16cid:durableId="1496460222">
    <w:abstractNumId w:val="17"/>
  </w:num>
  <w:num w:numId="25" w16cid:durableId="873346543">
    <w:abstractNumId w:val="1"/>
  </w:num>
  <w:num w:numId="26" w16cid:durableId="1077631979">
    <w:abstractNumId w:val="27"/>
  </w:num>
  <w:num w:numId="27" w16cid:durableId="1634947323">
    <w:abstractNumId w:val="34"/>
  </w:num>
  <w:num w:numId="28" w16cid:durableId="1610774745">
    <w:abstractNumId w:val="9"/>
  </w:num>
  <w:num w:numId="29" w16cid:durableId="1420441049">
    <w:abstractNumId w:val="3"/>
  </w:num>
  <w:num w:numId="30" w16cid:durableId="1291715595">
    <w:abstractNumId w:val="32"/>
  </w:num>
  <w:num w:numId="31" w16cid:durableId="1892376296">
    <w:abstractNumId w:val="26"/>
  </w:num>
  <w:num w:numId="32" w16cid:durableId="594477701">
    <w:abstractNumId w:val="24"/>
  </w:num>
  <w:num w:numId="33" w16cid:durableId="327948186">
    <w:abstractNumId w:val="8"/>
  </w:num>
  <w:num w:numId="34" w16cid:durableId="2035691875">
    <w:abstractNumId w:val="25"/>
  </w:num>
  <w:num w:numId="35" w16cid:durableId="2097432422">
    <w:abstractNumId w:val="21"/>
  </w:num>
  <w:num w:numId="36" w16cid:durableId="955016702">
    <w:abstractNumId w:val="12"/>
  </w:num>
  <w:num w:numId="37" w16cid:durableId="1742213161">
    <w:abstractNumId w:val="31"/>
  </w:num>
  <w:num w:numId="38" w16cid:durableId="1832601529">
    <w:abstractNumId w:val="28"/>
  </w:num>
  <w:num w:numId="39" w16cid:durableId="13030811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rần Hoàng Phúc">
    <w15:presenceInfo w15:providerId="AD" w15:userId="S::phucthgcd210651@greenwich.edu.vn::fe0ed21a-e51d-4cac-90a9-a25914e996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58A"/>
    <w:rsid w:val="000001E2"/>
    <w:rsid w:val="000011B4"/>
    <w:rsid w:val="0001298C"/>
    <w:rsid w:val="000149BA"/>
    <w:rsid w:val="00033AC2"/>
    <w:rsid w:val="000349D2"/>
    <w:rsid w:val="00034E55"/>
    <w:rsid w:val="000576BA"/>
    <w:rsid w:val="000710F4"/>
    <w:rsid w:val="0007180F"/>
    <w:rsid w:val="000A2D8F"/>
    <w:rsid w:val="000B38EF"/>
    <w:rsid w:val="000B4BB6"/>
    <w:rsid w:val="000C6AE7"/>
    <w:rsid w:val="00101E11"/>
    <w:rsid w:val="00126CAA"/>
    <w:rsid w:val="001304B2"/>
    <w:rsid w:val="00157EFD"/>
    <w:rsid w:val="00163363"/>
    <w:rsid w:val="00172F0E"/>
    <w:rsid w:val="00182AD4"/>
    <w:rsid w:val="001963B3"/>
    <w:rsid w:val="001A4043"/>
    <w:rsid w:val="001E0688"/>
    <w:rsid w:val="001E573E"/>
    <w:rsid w:val="001F080D"/>
    <w:rsid w:val="00231277"/>
    <w:rsid w:val="00235954"/>
    <w:rsid w:val="0027651A"/>
    <w:rsid w:val="002A4591"/>
    <w:rsid w:val="002B338B"/>
    <w:rsid w:val="002F25C7"/>
    <w:rsid w:val="0030104E"/>
    <w:rsid w:val="00304373"/>
    <w:rsid w:val="00381DE6"/>
    <w:rsid w:val="003B6D6D"/>
    <w:rsid w:val="003B7DDA"/>
    <w:rsid w:val="003E49AE"/>
    <w:rsid w:val="00400298"/>
    <w:rsid w:val="004108E9"/>
    <w:rsid w:val="004273B0"/>
    <w:rsid w:val="00431FD4"/>
    <w:rsid w:val="00447DE8"/>
    <w:rsid w:val="00467DF8"/>
    <w:rsid w:val="00475398"/>
    <w:rsid w:val="004A0711"/>
    <w:rsid w:val="004A242A"/>
    <w:rsid w:val="004A4645"/>
    <w:rsid w:val="004D0D86"/>
    <w:rsid w:val="004E2337"/>
    <w:rsid w:val="0053639E"/>
    <w:rsid w:val="00542414"/>
    <w:rsid w:val="0056000F"/>
    <w:rsid w:val="005819E8"/>
    <w:rsid w:val="005963DA"/>
    <w:rsid w:val="005B627B"/>
    <w:rsid w:val="005C725F"/>
    <w:rsid w:val="005C7DBA"/>
    <w:rsid w:val="00642C67"/>
    <w:rsid w:val="00673308"/>
    <w:rsid w:val="0067728A"/>
    <w:rsid w:val="006968FE"/>
    <w:rsid w:val="006A0C92"/>
    <w:rsid w:val="006A53C7"/>
    <w:rsid w:val="006B058A"/>
    <w:rsid w:val="006B0FFD"/>
    <w:rsid w:val="006D10A4"/>
    <w:rsid w:val="006E61E2"/>
    <w:rsid w:val="006F3448"/>
    <w:rsid w:val="006F3E82"/>
    <w:rsid w:val="0070275F"/>
    <w:rsid w:val="0073351B"/>
    <w:rsid w:val="00740CD9"/>
    <w:rsid w:val="00742539"/>
    <w:rsid w:val="0074552F"/>
    <w:rsid w:val="007535E9"/>
    <w:rsid w:val="0077718C"/>
    <w:rsid w:val="00777FB4"/>
    <w:rsid w:val="007834F3"/>
    <w:rsid w:val="00783BF4"/>
    <w:rsid w:val="007944B2"/>
    <w:rsid w:val="007A246E"/>
    <w:rsid w:val="007B57BA"/>
    <w:rsid w:val="007C1F37"/>
    <w:rsid w:val="007C776F"/>
    <w:rsid w:val="00805752"/>
    <w:rsid w:val="00806665"/>
    <w:rsid w:val="00807562"/>
    <w:rsid w:val="008271ED"/>
    <w:rsid w:val="00843202"/>
    <w:rsid w:val="00845CA7"/>
    <w:rsid w:val="00862AC7"/>
    <w:rsid w:val="0087158A"/>
    <w:rsid w:val="008768AC"/>
    <w:rsid w:val="008B4947"/>
    <w:rsid w:val="008F6D94"/>
    <w:rsid w:val="008F7F33"/>
    <w:rsid w:val="00910B9B"/>
    <w:rsid w:val="00913078"/>
    <w:rsid w:val="00956306"/>
    <w:rsid w:val="009577E7"/>
    <w:rsid w:val="00974879"/>
    <w:rsid w:val="00974ABB"/>
    <w:rsid w:val="00980A58"/>
    <w:rsid w:val="009972D0"/>
    <w:rsid w:val="009A38FC"/>
    <w:rsid w:val="009B04A8"/>
    <w:rsid w:val="009B561E"/>
    <w:rsid w:val="009D1E65"/>
    <w:rsid w:val="009E0E39"/>
    <w:rsid w:val="00A02D69"/>
    <w:rsid w:val="00A11E5A"/>
    <w:rsid w:val="00A3307D"/>
    <w:rsid w:val="00A55462"/>
    <w:rsid w:val="00A82155"/>
    <w:rsid w:val="00AA1DE6"/>
    <w:rsid w:val="00AA58B3"/>
    <w:rsid w:val="00AC2B94"/>
    <w:rsid w:val="00AC72AF"/>
    <w:rsid w:val="00AD5935"/>
    <w:rsid w:val="00B06C21"/>
    <w:rsid w:val="00B65AF8"/>
    <w:rsid w:val="00B65CB7"/>
    <w:rsid w:val="00B6779E"/>
    <w:rsid w:val="00B801D8"/>
    <w:rsid w:val="00B93736"/>
    <w:rsid w:val="00BB0F86"/>
    <w:rsid w:val="00BE1D3C"/>
    <w:rsid w:val="00C04DBB"/>
    <w:rsid w:val="00C16E27"/>
    <w:rsid w:val="00C178B5"/>
    <w:rsid w:val="00C32F16"/>
    <w:rsid w:val="00C36F46"/>
    <w:rsid w:val="00C50AD8"/>
    <w:rsid w:val="00C5514F"/>
    <w:rsid w:val="00C5554F"/>
    <w:rsid w:val="00C7594B"/>
    <w:rsid w:val="00C86473"/>
    <w:rsid w:val="00C86F71"/>
    <w:rsid w:val="00C95E8D"/>
    <w:rsid w:val="00CA5BBD"/>
    <w:rsid w:val="00CB64F9"/>
    <w:rsid w:val="00CD1211"/>
    <w:rsid w:val="00D135A8"/>
    <w:rsid w:val="00D26BA4"/>
    <w:rsid w:val="00D36826"/>
    <w:rsid w:val="00D41BC2"/>
    <w:rsid w:val="00D65B55"/>
    <w:rsid w:val="00D662C7"/>
    <w:rsid w:val="00D67BB7"/>
    <w:rsid w:val="00D7529F"/>
    <w:rsid w:val="00D82FCF"/>
    <w:rsid w:val="00DD05BB"/>
    <w:rsid w:val="00DD7646"/>
    <w:rsid w:val="00DE41AD"/>
    <w:rsid w:val="00DE7FC0"/>
    <w:rsid w:val="00DF138E"/>
    <w:rsid w:val="00DF1612"/>
    <w:rsid w:val="00E26981"/>
    <w:rsid w:val="00E40258"/>
    <w:rsid w:val="00E42429"/>
    <w:rsid w:val="00E44D3E"/>
    <w:rsid w:val="00E54A80"/>
    <w:rsid w:val="00E7516F"/>
    <w:rsid w:val="00E845CE"/>
    <w:rsid w:val="00EC3ECD"/>
    <w:rsid w:val="00EE0600"/>
    <w:rsid w:val="00EF60F2"/>
    <w:rsid w:val="00F13392"/>
    <w:rsid w:val="00F14810"/>
    <w:rsid w:val="00F352A1"/>
    <w:rsid w:val="00F71DC9"/>
    <w:rsid w:val="00F8043B"/>
    <w:rsid w:val="00F83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44E29F"/>
  <w15:chartTrackingRefBased/>
  <w15:docId w15:val="{C28F9811-6DFF-4410-B207-9C3EBE4BB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39"/>
    <w:pPr>
      <w:spacing w:after="200" w:line="276" w:lineRule="auto"/>
    </w:pPr>
    <w:rPr>
      <w:rFonts w:ascii="Calibri" w:eastAsia="Times New Roman" w:hAnsi="Calibri" w:cs="Times New Roman"/>
    </w:rPr>
  </w:style>
  <w:style w:type="paragraph" w:styleId="Heading1">
    <w:name w:val="heading 1"/>
    <w:basedOn w:val="Normal"/>
    <w:next w:val="Normal"/>
    <w:link w:val="Heading1Char"/>
    <w:uiPriority w:val="9"/>
    <w:qFormat/>
    <w:rsid w:val="00C86F7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F161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158A"/>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87158A"/>
  </w:style>
  <w:style w:type="paragraph" w:styleId="Footer">
    <w:name w:val="footer"/>
    <w:basedOn w:val="Normal"/>
    <w:link w:val="FooterChar"/>
    <w:uiPriority w:val="99"/>
    <w:unhideWhenUsed/>
    <w:rsid w:val="0087158A"/>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87158A"/>
  </w:style>
  <w:style w:type="table" w:styleId="TableGrid">
    <w:name w:val="Table Grid"/>
    <w:basedOn w:val="TableNormal"/>
    <w:uiPriority w:val="39"/>
    <w:rsid w:val="009E0E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E0E39"/>
    <w:pPr>
      <w:widowControl w:val="0"/>
      <w:autoSpaceDE w:val="0"/>
      <w:autoSpaceDN w:val="0"/>
      <w:adjustRightInd w:val="0"/>
      <w:spacing w:after="0" w:line="240" w:lineRule="auto"/>
    </w:pPr>
    <w:rPr>
      <w:rFonts w:ascii="Times New Roman" w:eastAsiaTheme="minorEastAsia" w:hAnsi="Times New Roman"/>
      <w:sz w:val="24"/>
      <w:szCs w:val="24"/>
      <w:lang w:val="en-GB" w:eastAsia="en-GB"/>
    </w:rPr>
  </w:style>
  <w:style w:type="character" w:customStyle="1" w:styleId="Heading1Char">
    <w:name w:val="Heading 1 Char"/>
    <w:basedOn w:val="DefaultParagraphFont"/>
    <w:link w:val="Heading1"/>
    <w:uiPriority w:val="9"/>
    <w:rsid w:val="00C86F7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86F71"/>
    <w:pPr>
      <w:spacing w:line="259" w:lineRule="auto"/>
      <w:outlineLvl w:val="9"/>
    </w:pPr>
  </w:style>
  <w:style w:type="paragraph" w:styleId="TOC1">
    <w:name w:val="toc 1"/>
    <w:basedOn w:val="Normal"/>
    <w:next w:val="Normal"/>
    <w:autoRedefine/>
    <w:uiPriority w:val="39"/>
    <w:unhideWhenUsed/>
    <w:rsid w:val="00C86F71"/>
    <w:pPr>
      <w:spacing w:after="100"/>
    </w:pPr>
  </w:style>
  <w:style w:type="character" w:styleId="Hyperlink">
    <w:name w:val="Hyperlink"/>
    <w:basedOn w:val="DefaultParagraphFont"/>
    <w:uiPriority w:val="99"/>
    <w:unhideWhenUsed/>
    <w:rsid w:val="00C86F71"/>
    <w:rPr>
      <w:color w:val="0563C1" w:themeColor="hyperlink"/>
      <w:u w:val="single"/>
    </w:rPr>
  </w:style>
  <w:style w:type="paragraph" w:styleId="ListParagraph">
    <w:name w:val="List Paragraph"/>
    <w:basedOn w:val="Normal"/>
    <w:uiPriority w:val="34"/>
    <w:qFormat/>
    <w:rsid w:val="000576BA"/>
    <w:pPr>
      <w:ind w:left="720"/>
      <w:contextualSpacing/>
    </w:pPr>
  </w:style>
  <w:style w:type="paragraph" w:styleId="Caption">
    <w:name w:val="caption"/>
    <w:basedOn w:val="Normal"/>
    <w:next w:val="Normal"/>
    <w:uiPriority w:val="35"/>
    <w:unhideWhenUsed/>
    <w:qFormat/>
    <w:rsid w:val="00806665"/>
    <w:pPr>
      <w:spacing w:line="240" w:lineRule="auto"/>
    </w:pPr>
    <w:rPr>
      <w:i/>
      <w:iCs/>
      <w:color w:val="44546A" w:themeColor="text2"/>
      <w:sz w:val="18"/>
      <w:szCs w:val="18"/>
    </w:rPr>
  </w:style>
  <w:style w:type="paragraph" w:styleId="NormalWeb">
    <w:name w:val="Normal (Web)"/>
    <w:basedOn w:val="Normal"/>
    <w:uiPriority w:val="99"/>
    <w:unhideWhenUsed/>
    <w:rsid w:val="003B6D6D"/>
    <w:pPr>
      <w:spacing w:before="100" w:beforeAutospacing="1" w:after="100" w:afterAutospacing="1" w:line="240" w:lineRule="auto"/>
    </w:pPr>
    <w:rPr>
      <w:rFonts w:ascii="Times New Roman" w:hAnsi="Times New Roman"/>
      <w:sz w:val="24"/>
      <w:szCs w:val="24"/>
    </w:rPr>
  </w:style>
  <w:style w:type="table" w:styleId="TableGridLight">
    <w:name w:val="Grid Table Light"/>
    <w:basedOn w:val="TableNormal"/>
    <w:uiPriority w:val="40"/>
    <w:rsid w:val="00C8647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864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8647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82F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1">
    <w:name w:val="Grid Table 4 Accent 1"/>
    <w:basedOn w:val="TableNormal"/>
    <w:uiPriority w:val="49"/>
    <w:rsid w:val="00D82FC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ls1b">
    <w:name w:val="ls1b"/>
    <w:basedOn w:val="DefaultParagraphFont"/>
    <w:rsid w:val="00431FD4"/>
  </w:style>
  <w:style w:type="character" w:customStyle="1" w:styleId="lsd">
    <w:name w:val="lsd"/>
    <w:basedOn w:val="DefaultParagraphFont"/>
    <w:rsid w:val="00431FD4"/>
  </w:style>
  <w:style w:type="character" w:customStyle="1" w:styleId="ls0">
    <w:name w:val="ls0"/>
    <w:basedOn w:val="DefaultParagraphFont"/>
    <w:rsid w:val="00431FD4"/>
  </w:style>
  <w:style w:type="character" w:customStyle="1" w:styleId="a">
    <w:name w:val="_"/>
    <w:basedOn w:val="DefaultParagraphFont"/>
    <w:rsid w:val="0007180F"/>
  </w:style>
  <w:style w:type="character" w:customStyle="1" w:styleId="fc4">
    <w:name w:val="fc4"/>
    <w:basedOn w:val="DefaultParagraphFont"/>
    <w:rsid w:val="0007180F"/>
  </w:style>
  <w:style w:type="character" w:customStyle="1" w:styleId="ff7">
    <w:name w:val="ff7"/>
    <w:basedOn w:val="DefaultParagraphFont"/>
    <w:rsid w:val="0007180F"/>
  </w:style>
  <w:style w:type="character" w:customStyle="1" w:styleId="dsy-buttoncontent">
    <w:name w:val="dsy-button__content"/>
    <w:basedOn w:val="DefaultParagraphFont"/>
    <w:rsid w:val="0007180F"/>
  </w:style>
  <w:style w:type="table" w:styleId="GridTable6Colorful-Accent4">
    <w:name w:val="Grid Table 6 Colorful Accent 4"/>
    <w:basedOn w:val="TableNormal"/>
    <w:uiPriority w:val="51"/>
    <w:rsid w:val="00DD7646"/>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FootnoteText">
    <w:name w:val="footnote text"/>
    <w:basedOn w:val="Normal"/>
    <w:link w:val="FootnoteTextChar"/>
    <w:uiPriority w:val="99"/>
    <w:semiHidden/>
    <w:unhideWhenUsed/>
    <w:rsid w:val="0080575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05752"/>
    <w:rPr>
      <w:rFonts w:ascii="Calibri" w:eastAsia="Times New Roman" w:hAnsi="Calibri" w:cs="Times New Roman"/>
      <w:sz w:val="20"/>
      <w:szCs w:val="20"/>
    </w:rPr>
  </w:style>
  <w:style w:type="character" w:styleId="FootnoteReference">
    <w:name w:val="footnote reference"/>
    <w:basedOn w:val="DefaultParagraphFont"/>
    <w:uiPriority w:val="99"/>
    <w:semiHidden/>
    <w:unhideWhenUsed/>
    <w:rsid w:val="00805752"/>
    <w:rPr>
      <w:vertAlign w:val="superscript"/>
    </w:rPr>
  </w:style>
  <w:style w:type="paragraph" w:styleId="Bibliography">
    <w:name w:val="Bibliography"/>
    <w:basedOn w:val="Normal"/>
    <w:next w:val="Normal"/>
    <w:uiPriority w:val="37"/>
    <w:unhideWhenUsed/>
    <w:rsid w:val="006F3448"/>
  </w:style>
  <w:style w:type="character" w:styleId="UnresolvedMention">
    <w:name w:val="Unresolved Mention"/>
    <w:basedOn w:val="DefaultParagraphFont"/>
    <w:uiPriority w:val="99"/>
    <w:semiHidden/>
    <w:unhideWhenUsed/>
    <w:rsid w:val="0074552F"/>
    <w:rPr>
      <w:color w:val="605E5C"/>
      <w:shd w:val="clear" w:color="auto" w:fill="E1DFDD"/>
    </w:rPr>
  </w:style>
  <w:style w:type="character" w:customStyle="1" w:styleId="Heading2Char">
    <w:name w:val="Heading 2 Char"/>
    <w:basedOn w:val="DefaultParagraphFont"/>
    <w:link w:val="Heading2"/>
    <w:uiPriority w:val="9"/>
    <w:rsid w:val="00DF1612"/>
    <w:rPr>
      <w:rFonts w:asciiTheme="majorHAnsi" w:eastAsiaTheme="majorEastAsia" w:hAnsiTheme="majorHAnsi" w:cstheme="majorBidi"/>
      <w:color w:val="2F5496" w:themeColor="accent1" w:themeShade="BF"/>
      <w:sz w:val="26"/>
      <w:szCs w:val="26"/>
    </w:rPr>
  </w:style>
  <w:style w:type="paragraph" w:styleId="Revision">
    <w:name w:val="Revision"/>
    <w:hidden/>
    <w:uiPriority w:val="99"/>
    <w:semiHidden/>
    <w:rsid w:val="00DE7FC0"/>
    <w:pPr>
      <w:spacing w:after="0" w:line="240" w:lineRule="auto"/>
    </w:pPr>
    <w:rPr>
      <w:rFonts w:ascii="Calibri" w:eastAsia="Times New Roman" w:hAnsi="Calibri" w:cs="Times New Roman"/>
    </w:rPr>
  </w:style>
  <w:style w:type="character" w:styleId="CommentReference">
    <w:name w:val="annotation reference"/>
    <w:basedOn w:val="DefaultParagraphFont"/>
    <w:uiPriority w:val="99"/>
    <w:semiHidden/>
    <w:unhideWhenUsed/>
    <w:rsid w:val="00B801D8"/>
    <w:rPr>
      <w:sz w:val="16"/>
      <w:szCs w:val="16"/>
    </w:rPr>
  </w:style>
  <w:style w:type="paragraph" w:styleId="CommentText">
    <w:name w:val="annotation text"/>
    <w:basedOn w:val="Normal"/>
    <w:link w:val="CommentTextChar"/>
    <w:uiPriority w:val="99"/>
    <w:unhideWhenUsed/>
    <w:rsid w:val="00B801D8"/>
    <w:pPr>
      <w:spacing w:line="240" w:lineRule="auto"/>
    </w:pPr>
    <w:rPr>
      <w:sz w:val="20"/>
      <w:szCs w:val="20"/>
    </w:rPr>
  </w:style>
  <w:style w:type="character" w:customStyle="1" w:styleId="CommentTextChar">
    <w:name w:val="Comment Text Char"/>
    <w:basedOn w:val="DefaultParagraphFont"/>
    <w:link w:val="CommentText"/>
    <w:uiPriority w:val="99"/>
    <w:rsid w:val="00B801D8"/>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B801D8"/>
    <w:rPr>
      <w:b/>
      <w:bCs/>
    </w:rPr>
  </w:style>
  <w:style w:type="character" w:customStyle="1" w:styleId="CommentSubjectChar">
    <w:name w:val="Comment Subject Char"/>
    <w:basedOn w:val="CommentTextChar"/>
    <w:link w:val="CommentSubject"/>
    <w:uiPriority w:val="99"/>
    <w:semiHidden/>
    <w:rsid w:val="00B801D8"/>
    <w:rPr>
      <w:rFonts w:ascii="Calibri" w:eastAsia="Times New Roman" w:hAnsi="Calibri" w:cs="Times New Roman"/>
      <w:b/>
      <w:bCs/>
      <w:sz w:val="20"/>
      <w:szCs w:val="20"/>
    </w:rPr>
  </w:style>
  <w:style w:type="character" w:styleId="PlaceholderText">
    <w:name w:val="Placeholder Text"/>
    <w:basedOn w:val="DefaultParagraphFont"/>
    <w:uiPriority w:val="99"/>
    <w:semiHidden/>
    <w:rsid w:val="006D10A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4866">
      <w:bodyDiv w:val="1"/>
      <w:marLeft w:val="0"/>
      <w:marRight w:val="0"/>
      <w:marTop w:val="0"/>
      <w:marBottom w:val="0"/>
      <w:divBdr>
        <w:top w:val="none" w:sz="0" w:space="0" w:color="auto"/>
        <w:left w:val="none" w:sz="0" w:space="0" w:color="auto"/>
        <w:bottom w:val="none" w:sz="0" w:space="0" w:color="auto"/>
        <w:right w:val="none" w:sz="0" w:space="0" w:color="auto"/>
      </w:divBdr>
    </w:div>
    <w:div w:id="34358006">
      <w:bodyDiv w:val="1"/>
      <w:marLeft w:val="0"/>
      <w:marRight w:val="0"/>
      <w:marTop w:val="0"/>
      <w:marBottom w:val="0"/>
      <w:divBdr>
        <w:top w:val="none" w:sz="0" w:space="0" w:color="auto"/>
        <w:left w:val="none" w:sz="0" w:space="0" w:color="auto"/>
        <w:bottom w:val="none" w:sz="0" w:space="0" w:color="auto"/>
        <w:right w:val="none" w:sz="0" w:space="0" w:color="auto"/>
      </w:divBdr>
    </w:div>
    <w:div w:id="89939241">
      <w:bodyDiv w:val="1"/>
      <w:marLeft w:val="0"/>
      <w:marRight w:val="0"/>
      <w:marTop w:val="0"/>
      <w:marBottom w:val="0"/>
      <w:divBdr>
        <w:top w:val="none" w:sz="0" w:space="0" w:color="auto"/>
        <w:left w:val="none" w:sz="0" w:space="0" w:color="auto"/>
        <w:bottom w:val="none" w:sz="0" w:space="0" w:color="auto"/>
        <w:right w:val="none" w:sz="0" w:space="0" w:color="auto"/>
      </w:divBdr>
    </w:div>
    <w:div w:id="180818904">
      <w:bodyDiv w:val="1"/>
      <w:marLeft w:val="0"/>
      <w:marRight w:val="0"/>
      <w:marTop w:val="0"/>
      <w:marBottom w:val="0"/>
      <w:divBdr>
        <w:top w:val="none" w:sz="0" w:space="0" w:color="auto"/>
        <w:left w:val="none" w:sz="0" w:space="0" w:color="auto"/>
        <w:bottom w:val="none" w:sz="0" w:space="0" w:color="auto"/>
        <w:right w:val="none" w:sz="0" w:space="0" w:color="auto"/>
      </w:divBdr>
    </w:div>
    <w:div w:id="198783687">
      <w:bodyDiv w:val="1"/>
      <w:marLeft w:val="0"/>
      <w:marRight w:val="0"/>
      <w:marTop w:val="0"/>
      <w:marBottom w:val="0"/>
      <w:divBdr>
        <w:top w:val="none" w:sz="0" w:space="0" w:color="auto"/>
        <w:left w:val="none" w:sz="0" w:space="0" w:color="auto"/>
        <w:bottom w:val="none" w:sz="0" w:space="0" w:color="auto"/>
        <w:right w:val="none" w:sz="0" w:space="0" w:color="auto"/>
      </w:divBdr>
    </w:div>
    <w:div w:id="206646826">
      <w:bodyDiv w:val="1"/>
      <w:marLeft w:val="0"/>
      <w:marRight w:val="0"/>
      <w:marTop w:val="0"/>
      <w:marBottom w:val="0"/>
      <w:divBdr>
        <w:top w:val="none" w:sz="0" w:space="0" w:color="auto"/>
        <w:left w:val="none" w:sz="0" w:space="0" w:color="auto"/>
        <w:bottom w:val="none" w:sz="0" w:space="0" w:color="auto"/>
        <w:right w:val="none" w:sz="0" w:space="0" w:color="auto"/>
      </w:divBdr>
    </w:div>
    <w:div w:id="213005864">
      <w:bodyDiv w:val="1"/>
      <w:marLeft w:val="0"/>
      <w:marRight w:val="0"/>
      <w:marTop w:val="0"/>
      <w:marBottom w:val="0"/>
      <w:divBdr>
        <w:top w:val="none" w:sz="0" w:space="0" w:color="auto"/>
        <w:left w:val="none" w:sz="0" w:space="0" w:color="auto"/>
        <w:bottom w:val="none" w:sz="0" w:space="0" w:color="auto"/>
        <w:right w:val="none" w:sz="0" w:space="0" w:color="auto"/>
      </w:divBdr>
    </w:div>
    <w:div w:id="225381630">
      <w:bodyDiv w:val="1"/>
      <w:marLeft w:val="0"/>
      <w:marRight w:val="0"/>
      <w:marTop w:val="0"/>
      <w:marBottom w:val="0"/>
      <w:divBdr>
        <w:top w:val="none" w:sz="0" w:space="0" w:color="auto"/>
        <w:left w:val="none" w:sz="0" w:space="0" w:color="auto"/>
        <w:bottom w:val="none" w:sz="0" w:space="0" w:color="auto"/>
        <w:right w:val="none" w:sz="0" w:space="0" w:color="auto"/>
      </w:divBdr>
    </w:div>
    <w:div w:id="239607459">
      <w:bodyDiv w:val="1"/>
      <w:marLeft w:val="0"/>
      <w:marRight w:val="0"/>
      <w:marTop w:val="0"/>
      <w:marBottom w:val="0"/>
      <w:divBdr>
        <w:top w:val="none" w:sz="0" w:space="0" w:color="auto"/>
        <w:left w:val="none" w:sz="0" w:space="0" w:color="auto"/>
        <w:bottom w:val="none" w:sz="0" w:space="0" w:color="auto"/>
        <w:right w:val="none" w:sz="0" w:space="0" w:color="auto"/>
      </w:divBdr>
    </w:div>
    <w:div w:id="242110907">
      <w:bodyDiv w:val="1"/>
      <w:marLeft w:val="0"/>
      <w:marRight w:val="0"/>
      <w:marTop w:val="0"/>
      <w:marBottom w:val="0"/>
      <w:divBdr>
        <w:top w:val="none" w:sz="0" w:space="0" w:color="auto"/>
        <w:left w:val="none" w:sz="0" w:space="0" w:color="auto"/>
        <w:bottom w:val="none" w:sz="0" w:space="0" w:color="auto"/>
        <w:right w:val="none" w:sz="0" w:space="0" w:color="auto"/>
      </w:divBdr>
    </w:div>
    <w:div w:id="247425709">
      <w:bodyDiv w:val="1"/>
      <w:marLeft w:val="0"/>
      <w:marRight w:val="0"/>
      <w:marTop w:val="0"/>
      <w:marBottom w:val="0"/>
      <w:divBdr>
        <w:top w:val="none" w:sz="0" w:space="0" w:color="auto"/>
        <w:left w:val="none" w:sz="0" w:space="0" w:color="auto"/>
        <w:bottom w:val="none" w:sz="0" w:space="0" w:color="auto"/>
        <w:right w:val="none" w:sz="0" w:space="0" w:color="auto"/>
      </w:divBdr>
    </w:div>
    <w:div w:id="273748974">
      <w:bodyDiv w:val="1"/>
      <w:marLeft w:val="0"/>
      <w:marRight w:val="0"/>
      <w:marTop w:val="0"/>
      <w:marBottom w:val="0"/>
      <w:divBdr>
        <w:top w:val="none" w:sz="0" w:space="0" w:color="auto"/>
        <w:left w:val="none" w:sz="0" w:space="0" w:color="auto"/>
        <w:bottom w:val="none" w:sz="0" w:space="0" w:color="auto"/>
        <w:right w:val="none" w:sz="0" w:space="0" w:color="auto"/>
      </w:divBdr>
    </w:div>
    <w:div w:id="279577900">
      <w:bodyDiv w:val="1"/>
      <w:marLeft w:val="0"/>
      <w:marRight w:val="0"/>
      <w:marTop w:val="0"/>
      <w:marBottom w:val="0"/>
      <w:divBdr>
        <w:top w:val="none" w:sz="0" w:space="0" w:color="auto"/>
        <w:left w:val="none" w:sz="0" w:space="0" w:color="auto"/>
        <w:bottom w:val="none" w:sz="0" w:space="0" w:color="auto"/>
        <w:right w:val="none" w:sz="0" w:space="0" w:color="auto"/>
      </w:divBdr>
    </w:div>
    <w:div w:id="329330602">
      <w:bodyDiv w:val="1"/>
      <w:marLeft w:val="0"/>
      <w:marRight w:val="0"/>
      <w:marTop w:val="0"/>
      <w:marBottom w:val="0"/>
      <w:divBdr>
        <w:top w:val="none" w:sz="0" w:space="0" w:color="auto"/>
        <w:left w:val="none" w:sz="0" w:space="0" w:color="auto"/>
        <w:bottom w:val="none" w:sz="0" w:space="0" w:color="auto"/>
        <w:right w:val="none" w:sz="0" w:space="0" w:color="auto"/>
      </w:divBdr>
    </w:div>
    <w:div w:id="387148491">
      <w:bodyDiv w:val="1"/>
      <w:marLeft w:val="0"/>
      <w:marRight w:val="0"/>
      <w:marTop w:val="0"/>
      <w:marBottom w:val="0"/>
      <w:divBdr>
        <w:top w:val="none" w:sz="0" w:space="0" w:color="auto"/>
        <w:left w:val="none" w:sz="0" w:space="0" w:color="auto"/>
        <w:bottom w:val="none" w:sz="0" w:space="0" w:color="auto"/>
        <w:right w:val="none" w:sz="0" w:space="0" w:color="auto"/>
      </w:divBdr>
    </w:div>
    <w:div w:id="494691917">
      <w:bodyDiv w:val="1"/>
      <w:marLeft w:val="0"/>
      <w:marRight w:val="0"/>
      <w:marTop w:val="0"/>
      <w:marBottom w:val="0"/>
      <w:divBdr>
        <w:top w:val="none" w:sz="0" w:space="0" w:color="auto"/>
        <w:left w:val="none" w:sz="0" w:space="0" w:color="auto"/>
        <w:bottom w:val="none" w:sz="0" w:space="0" w:color="auto"/>
        <w:right w:val="none" w:sz="0" w:space="0" w:color="auto"/>
      </w:divBdr>
    </w:div>
    <w:div w:id="512112825">
      <w:bodyDiv w:val="1"/>
      <w:marLeft w:val="0"/>
      <w:marRight w:val="0"/>
      <w:marTop w:val="0"/>
      <w:marBottom w:val="0"/>
      <w:divBdr>
        <w:top w:val="none" w:sz="0" w:space="0" w:color="auto"/>
        <w:left w:val="none" w:sz="0" w:space="0" w:color="auto"/>
        <w:bottom w:val="none" w:sz="0" w:space="0" w:color="auto"/>
        <w:right w:val="none" w:sz="0" w:space="0" w:color="auto"/>
      </w:divBdr>
    </w:div>
    <w:div w:id="531724845">
      <w:bodyDiv w:val="1"/>
      <w:marLeft w:val="0"/>
      <w:marRight w:val="0"/>
      <w:marTop w:val="0"/>
      <w:marBottom w:val="0"/>
      <w:divBdr>
        <w:top w:val="none" w:sz="0" w:space="0" w:color="auto"/>
        <w:left w:val="none" w:sz="0" w:space="0" w:color="auto"/>
        <w:bottom w:val="none" w:sz="0" w:space="0" w:color="auto"/>
        <w:right w:val="none" w:sz="0" w:space="0" w:color="auto"/>
      </w:divBdr>
    </w:div>
    <w:div w:id="539317222">
      <w:bodyDiv w:val="1"/>
      <w:marLeft w:val="0"/>
      <w:marRight w:val="0"/>
      <w:marTop w:val="0"/>
      <w:marBottom w:val="0"/>
      <w:divBdr>
        <w:top w:val="none" w:sz="0" w:space="0" w:color="auto"/>
        <w:left w:val="none" w:sz="0" w:space="0" w:color="auto"/>
        <w:bottom w:val="none" w:sz="0" w:space="0" w:color="auto"/>
        <w:right w:val="none" w:sz="0" w:space="0" w:color="auto"/>
      </w:divBdr>
    </w:div>
    <w:div w:id="585041881">
      <w:bodyDiv w:val="1"/>
      <w:marLeft w:val="0"/>
      <w:marRight w:val="0"/>
      <w:marTop w:val="0"/>
      <w:marBottom w:val="0"/>
      <w:divBdr>
        <w:top w:val="none" w:sz="0" w:space="0" w:color="auto"/>
        <w:left w:val="none" w:sz="0" w:space="0" w:color="auto"/>
        <w:bottom w:val="none" w:sz="0" w:space="0" w:color="auto"/>
        <w:right w:val="none" w:sz="0" w:space="0" w:color="auto"/>
      </w:divBdr>
    </w:div>
    <w:div w:id="588469940">
      <w:bodyDiv w:val="1"/>
      <w:marLeft w:val="0"/>
      <w:marRight w:val="0"/>
      <w:marTop w:val="0"/>
      <w:marBottom w:val="0"/>
      <w:divBdr>
        <w:top w:val="none" w:sz="0" w:space="0" w:color="auto"/>
        <w:left w:val="none" w:sz="0" w:space="0" w:color="auto"/>
        <w:bottom w:val="none" w:sz="0" w:space="0" w:color="auto"/>
        <w:right w:val="none" w:sz="0" w:space="0" w:color="auto"/>
      </w:divBdr>
    </w:div>
    <w:div w:id="599877392">
      <w:bodyDiv w:val="1"/>
      <w:marLeft w:val="0"/>
      <w:marRight w:val="0"/>
      <w:marTop w:val="0"/>
      <w:marBottom w:val="0"/>
      <w:divBdr>
        <w:top w:val="none" w:sz="0" w:space="0" w:color="auto"/>
        <w:left w:val="none" w:sz="0" w:space="0" w:color="auto"/>
        <w:bottom w:val="none" w:sz="0" w:space="0" w:color="auto"/>
        <w:right w:val="none" w:sz="0" w:space="0" w:color="auto"/>
      </w:divBdr>
    </w:div>
    <w:div w:id="628052962">
      <w:bodyDiv w:val="1"/>
      <w:marLeft w:val="0"/>
      <w:marRight w:val="0"/>
      <w:marTop w:val="0"/>
      <w:marBottom w:val="0"/>
      <w:divBdr>
        <w:top w:val="none" w:sz="0" w:space="0" w:color="auto"/>
        <w:left w:val="none" w:sz="0" w:space="0" w:color="auto"/>
        <w:bottom w:val="none" w:sz="0" w:space="0" w:color="auto"/>
        <w:right w:val="none" w:sz="0" w:space="0" w:color="auto"/>
      </w:divBdr>
      <w:divsChild>
        <w:div w:id="1273631211">
          <w:marLeft w:val="0"/>
          <w:marRight w:val="0"/>
          <w:marTop w:val="0"/>
          <w:marBottom w:val="0"/>
          <w:divBdr>
            <w:top w:val="none" w:sz="0" w:space="0" w:color="auto"/>
            <w:left w:val="none" w:sz="0" w:space="0" w:color="auto"/>
            <w:bottom w:val="none" w:sz="0" w:space="0" w:color="auto"/>
            <w:right w:val="none" w:sz="0" w:space="0" w:color="auto"/>
          </w:divBdr>
        </w:div>
        <w:div w:id="1860502774">
          <w:marLeft w:val="0"/>
          <w:marRight w:val="0"/>
          <w:marTop w:val="0"/>
          <w:marBottom w:val="0"/>
          <w:divBdr>
            <w:top w:val="none" w:sz="0" w:space="0" w:color="auto"/>
            <w:left w:val="none" w:sz="0" w:space="0" w:color="auto"/>
            <w:bottom w:val="none" w:sz="0" w:space="0" w:color="auto"/>
            <w:right w:val="none" w:sz="0" w:space="0" w:color="auto"/>
          </w:divBdr>
        </w:div>
        <w:div w:id="1247495793">
          <w:marLeft w:val="0"/>
          <w:marRight w:val="0"/>
          <w:marTop w:val="0"/>
          <w:marBottom w:val="0"/>
          <w:divBdr>
            <w:top w:val="none" w:sz="0" w:space="0" w:color="auto"/>
            <w:left w:val="none" w:sz="0" w:space="0" w:color="auto"/>
            <w:bottom w:val="none" w:sz="0" w:space="0" w:color="auto"/>
            <w:right w:val="none" w:sz="0" w:space="0" w:color="auto"/>
          </w:divBdr>
        </w:div>
        <w:div w:id="1736515500">
          <w:marLeft w:val="0"/>
          <w:marRight w:val="0"/>
          <w:marTop w:val="0"/>
          <w:marBottom w:val="0"/>
          <w:divBdr>
            <w:top w:val="none" w:sz="0" w:space="0" w:color="auto"/>
            <w:left w:val="none" w:sz="0" w:space="0" w:color="auto"/>
            <w:bottom w:val="none" w:sz="0" w:space="0" w:color="auto"/>
            <w:right w:val="none" w:sz="0" w:space="0" w:color="auto"/>
          </w:divBdr>
        </w:div>
      </w:divsChild>
    </w:div>
    <w:div w:id="634145699">
      <w:bodyDiv w:val="1"/>
      <w:marLeft w:val="0"/>
      <w:marRight w:val="0"/>
      <w:marTop w:val="0"/>
      <w:marBottom w:val="0"/>
      <w:divBdr>
        <w:top w:val="none" w:sz="0" w:space="0" w:color="auto"/>
        <w:left w:val="none" w:sz="0" w:space="0" w:color="auto"/>
        <w:bottom w:val="none" w:sz="0" w:space="0" w:color="auto"/>
        <w:right w:val="none" w:sz="0" w:space="0" w:color="auto"/>
      </w:divBdr>
    </w:div>
    <w:div w:id="664434222">
      <w:bodyDiv w:val="1"/>
      <w:marLeft w:val="0"/>
      <w:marRight w:val="0"/>
      <w:marTop w:val="0"/>
      <w:marBottom w:val="0"/>
      <w:divBdr>
        <w:top w:val="none" w:sz="0" w:space="0" w:color="auto"/>
        <w:left w:val="none" w:sz="0" w:space="0" w:color="auto"/>
        <w:bottom w:val="none" w:sz="0" w:space="0" w:color="auto"/>
        <w:right w:val="none" w:sz="0" w:space="0" w:color="auto"/>
      </w:divBdr>
    </w:div>
    <w:div w:id="691954465">
      <w:bodyDiv w:val="1"/>
      <w:marLeft w:val="0"/>
      <w:marRight w:val="0"/>
      <w:marTop w:val="0"/>
      <w:marBottom w:val="0"/>
      <w:divBdr>
        <w:top w:val="none" w:sz="0" w:space="0" w:color="auto"/>
        <w:left w:val="none" w:sz="0" w:space="0" w:color="auto"/>
        <w:bottom w:val="none" w:sz="0" w:space="0" w:color="auto"/>
        <w:right w:val="none" w:sz="0" w:space="0" w:color="auto"/>
      </w:divBdr>
    </w:div>
    <w:div w:id="692460151">
      <w:bodyDiv w:val="1"/>
      <w:marLeft w:val="0"/>
      <w:marRight w:val="0"/>
      <w:marTop w:val="0"/>
      <w:marBottom w:val="0"/>
      <w:divBdr>
        <w:top w:val="none" w:sz="0" w:space="0" w:color="auto"/>
        <w:left w:val="none" w:sz="0" w:space="0" w:color="auto"/>
        <w:bottom w:val="none" w:sz="0" w:space="0" w:color="auto"/>
        <w:right w:val="none" w:sz="0" w:space="0" w:color="auto"/>
      </w:divBdr>
    </w:div>
    <w:div w:id="716246960">
      <w:bodyDiv w:val="1"/>
      <w:marLeft w:val="0"/>
      <w:marRight w:val="0"/>
      <w:marTop w:val="0"/>
      <w:marBottom w:val="0"/>
      <w:divBdr>
        <w:top w:val="none" w:sz="0" w:space="0" w:color="auto"/>
        <w:left w:val="none" w:sz="0" w:space="0" w:color="auto"/>
        <w:bottom w:val="none" w:sz="0" w:space="0" w:color="auto"/>
        <w:right w:val="none" w:sz="0" w:space="0" w:color="auto"/>
      </w:divBdr>
    </w:div>
    <w:div w:id="776945538">
      <w:bodyDiv w:val="1"/>
      <w:marLeft w:val="0"/>
      <w:marRight w:val="0"/>
      <w:marTop w:val="0"/>
      <w:marBottom w:val="0"/>
      <w:divBdr>
        <w:top w:val="none" w:sz="0" w:space="0" w:color="auto"/>
        <w:left w:val="none" w:sz="0" w:space="0" w:color="auto"/>
        <w:bottom w:val="none" w:sz="0" w:space="0" w:color="auto"/>
        <w:right w:val="none" w:sz="0" w:space="0" w:color="auto"/>
      </w:divBdr>
    </w:div>
    <w:div w:id="804854570">
      <w:bodyDiv w:val="1"/>
      <w:marLeft w:val="0"/>
      <w:marRight w:val="0"/>
      <w:marTop w:val="0"/>
      <w:marBottom w:val="0"/>
      <w:divBdr>
        <w:top w:val="none" w:sz="0" w:space="0" w:color="auto"/>
        <w:left w:val="none" w:sz="0" w:space="0" w:color="auto"/>
        <w:bottom w:val="none" w:sz="0" w:space="0" w:color="auto"/>
        <w:right w:val="none" w:sz="0" w:space="0" w:color="auto"/>
      </w:divBdr>
    </w:div>
    <w:div w:id="812328410">
      <w:bodyDiv w:val="1"/>
      <w:marLeft w:val="0"/>
      <w:marRight w:val="0"/>
      <w:marTop w:val="0"/>
      <w:marBottom w:val="0"/>
      <w:divBdr>
        <w:top w:val="none" w:sz="0" w:space="0" w:color="auto"/>
        <w:left w:val="none" w:sz="0" w:space="0" w:color="auto"/>
        <w:bottom w:val="none" w:sz="0" w:space="0" w:color="auto"/>
        <w:right w:val="none" w:sz="0" w:space="0" w:color="auto"/>
      </w:divBdr>
    </w:div>
    <w:div w:id="853230884">
      <w:bodyDiv w:val="1"/>
      <w:marLeft w:val="0"/>
      <w:marRight w:val="0"/>
      <w:marTop w:val="0"/>
      <w:marBottom w:val="0"/>
      <w:divBdr>
        <w:top w:val="none" w:sz="0" w:space="0" w:color="auto"/>
        <w:left w:val="none" w:sz="0" w:space="0" w:color="auto"/>
        <w:bottom w:val="none" w:sz="0" w:space="0" w:color="auto"/>
        <w:right w:val="none" w:sz="0" w:space="0" w:color="auto"/>
      </w:divBdr>
    </w:div>
    <w:div w:id="855000873">
      <w:bodyDiv w:val="1"/>
      <w:marLeft w:val="0"/>
      <w:marRight w:val="0"/>
      <w:marTop w:val="0"/>
      <w:marBottom w:val="0"/>
      <w:divBdr>
        <w:top w:val="none" w:sz="0" w:space="0" w:color="auto"/>
        <w:left w:val="none" w:sz="0" w:space="0" w:color="auto"/>
        <w:bottom w:val="none" w:sz="0" w:space="0" w:color="auto"/>
        <w:right w:val="none" w:sz="0" w:space="0" w:color="auto"/>
      </w:divBdr>
    </w:div>
    <w:div w:id="944112565">
      <w:bodyDiv w:val="1"/>
      <w:marLeft w:val="0"/>
      <w:marRight w:val="0"/>
      <w:marTop w:val="0"/>
      <w:marBottom w:val="0"/>
      <w:divBdr>
        <w:top w:val="none" w:sz="0" w:space="0" w:color="auto"/>
        <w:left w:val="none" w:sz="0" w:space="0" w:color="auto"/>
        <w:bottom w:val="none" w:sz="0" w:space="0" w:color="auto"/>
        <w:right w:val="none" w:sz="0" w:space="0" w:color="auto"/>
      </w:divBdr>
    </w:div>
    <w:div w:id="973173507">
      <w:bodyDiv w:val="1"/>
      <w:marLeft w:val="0"/>
      <w:marRight w:val="0"/>
      <w:marTop w:val="0"/>
      <w:marBottom w:val="0"/>
      <w:divBdr>
        <w:top w:val="none" w:sz="0" w:space="0" w:color="auto"/>
        <w:left w:val="none" w:sz="0" w:space="0" w:color="auto"/>
        <w:bottom w:val="none" w:sz="0" w:space="0" w:color="auto"/>
        <w:right w:val="none" w:sz="0" w:space="0" w:color="auto"/>
      </w:divBdr>
    </w:div>
    <w:div w:id="993800370">
      <w:bodyDiv w:val="1"/>
      <w:marLeft w:val="0"/>
      <w:marRight w:val="0"/>
      <w:marTop w:val="0"/>
      <w:marBottom w:val="0"/>
      <w:divBdr>
        <w:top w:val="none" w:sz="0" w:space="0" w:color="auto"/>
        <w:left w:val="none" w:sz="0" w:space="0" w:color="auto"/>
        <w:bottom w:val="none" w:sz="0" w:space="0" w:color="auto"/>
        <w:right w:val="none" w:sz="0" w:space="0" w:color="auto"/>
      </w:divBdr>
    </w:div>
    <w:div w:id="997925705">
      <w:bodyDiv w:val="1"/>
      <w:marLeft w:val="0"/>
      <w:marRight w:val="0"/>
      <w:marTop w:val="0"/>
      <w:marBottom w:val="0"/>
      <w:divBdr>
        <w:top w:val="none" w:sz="0" w:space="0" w:color="auto"/>
        <w:left w:val="none" w:sz="0" w:space="0" w:color="auto"/>
        <w:bottom w:val="none" w:sz="0" w:space="0" w:color="auto"/>
        <w:right w:val="none" w:sz="0" w:space="0" w:color="auto"/>
      </w:divBdr>
      <w:divsChild>
        <w:div w:id="1554079013">
          <w:marLeft w:val="0"/>
          <w:marRight w:val="0"/>
          <w:marTop w:val="0"/>
          <w:marBottom w:val="0"/>
          <w:divBdr>
            <w:top w:val="none" w:sz="0" w:space="0" w:color="auto"/>
            <w:left w:val="none" w:sz="0" w:space="0" w:color="auto"/>
            <w:bottom w:val="none" w:sz="0" w:space="0" w:color="auto"/>
            <w:right w:val="none" w:sz="0" w:space="0" w:color="auto"/>
          </w:divBdr>
          <w:divsChild>
            <w:div w:id="575432900">
              <w:marLeft w:val="0"/>
              <w:marRight w:val="0"/>
              <w:marTop w:val="0"/>
              <w:marBottom w:val="0"/>
              <w:divBdr>
                <w:top w:val="none" w:sz="0" w:space="0" w:color="auto"/>
                <w:left w:val="none" w:sz="0" w:space="0" w:color="auto"/>
                <w:bottom w:val="none" w:sz="0" w:space="0" w:color="auto"/>
                <w:right w:val="none" w:sz="0" w:space="0" w:color="auto"/>
              </w:divBdr>
              <w:divsChild>
                <w:div w:id="392968977">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sChild>
                        <w:div w:id="1679380249">
                          <w:marLeft w:val="0"/>
                          <w:marRight w:val="0"/>
                          <w:marTop w:val="480"/>
                          <w:marBottom w:val="0"/>
                          <w:divBdr>
                            <w:top w:val="none" w:sz="0" w:space="0" w:color="auto"/>
                            <w:left w:val="none" w:sz="0" w:space="0" w:color="auto"/>
                            <w:bottom w:val="none" w:sz="0" w:space="0" w:color="auto"/>
                            <w:right w:val="none" w:sz="0" w:space="0" w:color="auto"/>
                          </w:divBdr>
                          <w:divsChild>
                            <w:div w:id="159086359">
                              <w:marLeft w:val="0"/>
                              <w:marRight w:val="0"/>
                              <w:marTop w:val="0"/>
                              <w:marBottom w:val="0"/>
                              <w:divBdr>
                                <w:top w:val="none" w:sz="0" w:space="0" w:color="auto"/>
                                <w:left w:val="none" w:sz="0" w:space="0" w:color="auto"/>
                                <w:bottom w:val="none" w:sz="0" w:space="0" w:color="auto"/>
                                <w:right w:val="none" w:sz="0" w:space="0" w:color="auto"/>
                              </w:divBdr>
                              <w:divsChild>
                                <w:div w:id="2097053018">
                                  <w:marLeft w:val="0"/>
                                  <w:marRight w:val="0"/>
                                  <w:marTop w:val="0"/>
                                  <w:marBottom w:val="0"/>
                                  <w:divBdr>
                                    <w:top w:val="none" w:sz="0" w:space="0" w:color="auto"/>
                                    <w:left w:val="none" w:sz="0" w:space="0" w:color="auto"/>
                                    <w:bottom w:val="none" w:sz="0" w:space="0" w:color="auto"/>
                                    <w:right w:val="none" w:sz="0" w:space="0" w:color="auto"/>
                                  </w:divBdr>
                                  <w:divsChild>
                                    <w:div w:id="1558277418">
                                      <w:marLeft w:val="0"/>
                                      <w:marRight w:val="0"/>
                                      <w:marTop w:val="0"/>
                                      <w:marBottom w:val="0"/>
                                      <w:divBdr>
                                        <w:top w:val="none" w:sz="0" w:space="0" w:color="auto"/>
                                        <w:left w:val="none" w:sz="0" w:space="0" w:color="auto"/>
                                        <w:bottom w:val="none" w:sz="0" w:space="0" w:color="auto"/>
                                        <w:right w:val="none" w:sz="0" w:space="0" w:color="auto"/>
                                      </w:divBdr>
                                      <w:divsChild>
                                        <w:div w:id="1546913771">
                                          <w:marLeft w:val="0"/>
                                          <w:marRight w:val="0"/>
                                          <w:marTop w:val="0"/>
                                          <w:marBottom w:val="0"/>
                                          <w:divBdr>
                                            <w:top w:val="none" w:sz="0" w:space="0" w:color="auto"/>
                                            <w:left w:val="none" w:sz="0" w:space="0" w:color="auto"/>
                                            <w:bottom w:val="none" w:sz="0" w:space="0" w:color="auto"/>
                                            <w:right w:val="none" w:sz="0" w:space="0" w:color="auto"/>
                                          </w:divBdr>
                                          <w:divsChild>
                                            <w:div w:id="1440298937">
                                              <w:marLeft w:val="0"/>
                                              <w:marRight w:val="0"/>
                                              <w:marTop w:val="0"/>
                                              <w:marBottom w:val="0"/>
                                              <w:divBdr>
                                                <w:top w:val="none" w:sz="0" w:space="0" w:color="auto"/>
                                                <w:left w:val="none" w:sz="0" w:space="0" w:color="auto"/>
                                                <w:bottom w:val="none" w:sz="0" w:space="0" w:color="auto"/>
                                                <w:right w:val="none" w:sz="0" w:space="0" w:color="auto"/>
                                              </w:divBdr>
                                              <w:divsChild>
                                                <w:div w:id="278999864">
                                                  <w:marLeft w:val="0"/>
                                                  <w:marRight w:val="0"/>
                                                  <w:marTop w:val="0"/>
                                                  <w:marBottom w:val="0"/>
                                                  <w:divBdr>
                                                    <w:top w:val="none" w:sz="0" w:space="0" w:color="auto"/>
                                                    <w:left w:val="none" w:sz="0" w:space="0" w:color="auto"/>
                                                    <w:bottom w:val="none" w:sz="0" w:space="0" w:color="auto"/>
                                                    <w:right w:val="none" w:sz="0" w:space="0" w:color="auto"/>
                                                  </w:divBdr>
                                                </w:div>
                                                <w:div w:id="26301953">
                                                  <w:marLeft w:val="0"/>
                                                  <w:marRight w:val="0"/>
                                                  <w:marTop w:val="0"/>
                                                  <w:marBottom w:val="0"/>
                                                  <w:divBdr>
                                                    <w:top w:val="none" w:sz="0" w:space="0" w:color="auto"/>
                                                    <w:left w:val="none" w:sz="0" w:space="0" w:color="auto"/>
                                                    <w:bottom w:val="none" w:sz="0" w:space="0" w:color="auto"/>
                                                    <w:right w:val="none" w:sz="0" w:space="0" w:color="auto"/>
                                                  </w:divBdr>
                                                </w:div>
                                                <w:div w:id="1964456224">
                                                  <w:marLeft w:val="0"/>
                                                  <w:marRight w:val="0"/>
                                                  <w:marTop w:val="0"/>
                                                  <w:marBottom w:val="0"/>
                                                  <w:divBdr>
                                                    <w:top w:val="none" w:sz="0" w:space="0" w:color="auto"/>
                                                    <w:left w:val="none" w:sz="0" w:space="0" w:color="auto"/>
                                                    <w:bottom w:val="none" w:sz="0" w:space="0" w:color="auto"/>
                                                    <w:right w:val="none" w:sz="0" w:space="0" w:color="auto"/>
                                                  </w:divBdr>
                                                </w:div>
                                                <w:div w:id="249586239">
                                                  <w:marLeft w:val="0"/>
                                                  <w:marRight w:val="0"/>
                                                  <w:marTop w:val="0"/>
                                                  <w:marBottom w:val="0"/>
                                                  <w:divBdr>
                                                    <w:top w:val="none" w:sz="0" w:space="0" w:color="auto"/>
                                                    <w:left w:val="none" w:sz="0" w:space="0" w:color="auto"/>
                                                    <w:bottom w:val="none" w:sz="0" w:space="0" w:color="auto"/>
                                                    <w:right w:val="none" w:sz="0" w:space="0" w:color="auto"/>
                                                  </w:divBdr>
                                                </w:div>
                                                <w:div w:id="808862218">
                                                  <w:marLeft w:val="0"/>
                                                  <w:marRight w:val="0"/>
                                                  <w:marTop w:val="0"/>
                                                  <w:marBottom w:val="0"/>
                                                  <w:divBdr>
                                                    <w:top w:val="none" w:sz="0" w:space="0" w:color="auto"/>
                                                    <w:left w:val="none" w:sz="0" w:space="0" w:color="auto"/>
                                                    <w:bottom w:val="none" w:sz="0" w:space="0" w:color="auto"/>
                                                    <w:right w:val="none" w:sz="0" w:space="0" w:color="auto"/>
                                                  </w:divBdr>
                                                </w:div>
                                                <w:div w:id="79178500">
                                                  <w:marLeft w:val="0"/>
                                                  <w:marRight w:val="0"/>
                                                  <w:marTop w:val="0"/>
                                                  <w:marBottom w:val="0"/>
                                                  <w:divBdr>
                                                    <w:top w:val="none" w:sz="0" w:space="0" w:color="auto"/>
                                                    <w:left w:val="none" w:sz="0" w:space="0" w:color="auto"/>
                                                    <w:bottom w:val="none" w:sz="0" w:space="0" w:color="auto"/>
                                                    <w:right w:val="none" w:sz="0" w:space="0" w:color="auto"/>
                                                  </w:divBdr>
                                                </w:div>
                                                <w:div w:id="1301419008">
                                                  <w:marLeft w:val="0"/>
                                                  <w:marRight w:val="0"/>
                                                  <w:marTop w:val="0"/>
                                                  <w:marBottom w:val="0"/>
                                                  <w:divBdr>
                                                    <w:top w:val="none" w:sz="0" w:space="0" w:color="auto"/>
                                                    <w:left w:val="none" w:sz="0" w:space="0" w:color="auto"/>
                                                    <w:bottom w:val="none" w:sz="0" w:space="0" w:color="auto"/>
                                                    <w:right w:val="none" w:sz="0" w:space="0" w:color="auto"/>
                                                  </w:divBdr>
                                                </w:div>
                                                <w:div w:id="1117870740">
                                                  <w:marLeft w:val="0"/>
                                                  <w:marRight w:val="0"/>
                                                  <w:marTop w:val="0"/>
                                                  <w:marBottom w:val="0"/>
                                                  <w:divBdr>
                                                    <w:top w:val="none" w:sz="0" w:space="0" w:color="auto"/>
                                                    <w:left w:val="none" w:sz="0" w:space="0" w:color="auto"/>
                                                    <w:bottom w:val="none" w:sz="0" w:space="0" w:color="auto"/>
                                                    <w:right w:val="none" w:sz="0" w:space="0" w:color="auto"/>
                                                  </w:divBdr>
                                                </w:div>
                                                <w:div w:id="98573859">
                                                  <w:marLeft w:val="0"/>
                                                  <w:marRight w:val="0"/>
                                                  <w:marTop w:val="0"/>
                                                  <w:marBottom w:val="0"/>
                                                  <w:divBdr>
                                                    <w:top w:val="none" w:sz="0" w:space="0" w:color="auto"/>
                                                    <w:left w:val="none" w:sz="0" w:space="0" w:color="auto"/>
                                                    <w:bottom w:val="none" w:sz="0" w:space="0" w:color="auto"/>
                                                    <w:right w:val="none" w:sz="0" w:space="0" w:color="auto"/>
                                                  </w:divBdr>
                                                </w:div>
                                                <w:div w:id="811336284">
                                                  <w:marLeft w:val="0"/>
                                                  <w:marRight w:val="0"/>
                                                  <w:marTop w:val="0"/>
                                                  <w:marBottom w:val="0"/>
                                                  <w:divBdr>
                                                    <w:top w:val="none" w:sz="0" w:space="0" w:color="auto"/>
                                                    <w:left w:val="none" w:sz="0" w:space="0" w:color="auto"/>
                                                    <w:bottom w:val="none" w:sz="0" w:space="0" w:color="auto"/>
                                                    <w:right w:val="none" w:sz="0" w:space="0" w:color="auto"/>
                                                  </w:divBdr>
                                                </w:div>
                                                <w:div w:id="108357300">
                                                  <w:marLeft w:val="0"/>
                                                  <w:marRight w:val="0"/>
                                                  <w:marTop w:val="0"/>
                                                  <w:marBottom w:val="0"/>
                                                  <w:divBdr>
                                                    <w:top w:val="none" w:sz="0" w:space="0" w:color="auto"/>
                                                    <w:left w:val="none" w:sz="0" w:space="0" w:color="auto"/>
                                                    <w:bottom w:val="none" w:sz="0" w:space="0" w:color="auto"/>
                                                    <w:right w:val="none" w:sz="0" w:space="0" w:color="auto"/>
                                                  </w:divBdr>
                                                </w:div>
                                                <w:div w:id="790586697">
                                                  <w:marLeft w:val="0"/>
                                                  <w:marRight w:val="0"/>
                                                  <w:marTop w:val="0"/>
                                                  <w:marBottom w:val="0"/>
                                                  <w:divBdr>
                                                    <w:top w:val="none" w:sz="0" w:space="0" w:color="auto"/>
                                                    <w:left w:val="none" w:sz="0" w:space="0" w:color="auto"/>
                                                    <w:bottom w:val="none" w:sz="0" w:space="0" w:color="auto"/>
                                                    <w:right w:val="none" w:sz="0" w:space="0" w:color="auto"/>
                                                  </w:divBdr>
                                                </w:div>
                                                <w:div w:id="1330862494">
                                                  <w:marLeft w:val="0"/>
                                                  <w:marRight w:val="0"/>
                                                  <w:marTop w:val="0"/>
                                                  <w:marBottom w:val="0"/>
                                                  <w:divBdr>
                                                    <w:top w:val="none" w:sz="0" w:space="0" w:color="auto"/>
                                                    <w:left w:val="none" w:sz="0" w:space="0" w:color="auto"/>
                                                    <w:bottom w:val="none" w:sz="0" w:space="0" w:color="auto"/>
                                                    <w:right w:val="none" w:sz="0" w:space="0" w:color="auto"/>
                                                  </w:divBdr>
                                                </w:div>
                                                <w:div w:id="333806052">
                                                  <w:marLeft w:val="0"/>
                                                  <w:marRight w:val="0"/>
                                                  <w:marTop w:val="0"/>
                                                  <w:marBottom w:val="0"/>
                                                  <w:divBdr>
                                                    <w:top w:val="none" w:sz="0" w:space="0" w:color="auto"/>
                                                    <w:left w:val="none" w:sz="0" w:space="0" w:color="auto"/>
                                                    <w:bottom w:val="none" w:sz="0" w:space="0" w:color="auto"/>
                                                    <w:right w:val="none" w:sz="0" w:space="0" w:color="auto"/>
                                                  </w:divBdr>
                                                </w:div>
                                                <w:div w:id="1170291139">
                                                  <w:marLeft w:val="0"/>
                                                  <w:marRight w:val="0"/>
                                                  <w:marTop w:val="0"/>
                                                  <w:marBottom w:val="0"/>
                                                  <w:divBdr>
                                                    <w:top w:val="none" w:sz="0" w:space="0" w:color="auto"/>
                                                    <w:left w:val="none" w:sz="0" w:space="0" w:color="auto"/>
                                                    <w:bottom w:val="none" w:sz="0" w:space="0" w:color="auto"/>
                                                    <w:right w:val="none" w:sz="0" w:space="0" w:color="auto"/>
                                                  </w:divBdr>
                                                </w:div>
                                                <w:div w:id="345669251">
                                                  <w:marLeft w:val="0"/>
                                                  <w:marRight w:val="0"/>
                                                  <w:marTop w:val="0"/>
                                                  <w:marBottom w:val="0"/>
                                                  <w:divBdr>
                                                    <w:top w:val="none" w:sz="0" w:space="0" w:color="auto"/>
                                                    <w:left w:val="none" w:sz="0" w:space="0" w:color="auto"/>
                                                    <w:bottom w:val="none" w:sz="0" w:space="0" w:color="auto"/>
                                                    <w:right w:val="none" w:sz="0" w:space="0" w:color="auto"/>
                                                  </w:divBdr>
                                                </w:div>
                                                <w:div w:id="485628939">
                                                  <w:marLeft w:val="0"/>
                                                  <w:marRight w:val="0"/>
                                                  <w:marTop w:val="0"/>
                                                  <w:marBottom w:val="0"/>
                                                  <w:divBdr>
                                                    <w:top w:val="none" w:sz="0" w:space="0" w:color="auto"/>
                                                    <w:left w:val="none" w:sz="0" w:space="0" w:color="auto"/>
                                                    <w:bottom w:val="none" w:sz="0" w:space="0" w:color="auto"/>
                                                    <w:right w:val="none" w:sz="0" w:space="0" w:color="auto"/>
                                                  </w:divBdr>
                                                </w:div>
                                                <w:div w:id="1743874125">
                                                  <w:marLeft w:val="0"/>
                                                  <w:marRight w:val="0"/>
                                                  <w:marTop w:val="0"/>
                                                  <w:marBottom w:val="0"/>
                                                  <w:divBdr>
                                                    <w:top w:val="none" w:sz="0" w:space="0" w:color="auto"/>
                                                    <w:left w:val="none" w:sz="0" w:space="0" w:color="auto"/>
                                                    <w:bottom w:val="none" w:sz="0" w:space="0" w:color="auto"/>
                                                    <w:right w:val="none" w:sz="0" w:space="0" w:color="auto"/>
                                                  </w:divBdr>
                                                </w:div>
                                                <w:div w:id="184381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60419">
                          <w:marLeft w:val="0"/>
                          <w:marRight w:val="0"/>
                          <w:marTop w:val="480"/>
                          <w:marBottom w:val="0"/>
                          <w:divBdr>
                            <w:top w:val="none" w:sz="0" w:space="0" w:color="auto"/>
                            <w:left w:val="none" w:sz="0" w:space="0" w:color="auto"/>
                            <w:bottom w:val="none" w:sz="0" w:space="0" w:color="auto"/>
                            <w:right w:val="none" w:sz="0" w:space="0" w:color="auto"/>
                          </w:divBdr>
                          <w:divsChild>
                            <w:div w:id="684018737">
                              <w:marLeft w:val="0"/>
                              <w:marRight w:val="0"/>
                              <w:marTop w:val="0"/>
                              <w:marBottom w:val="0"/>
                              <w:divBdr>
                                <w:top w:val="none" w:sz="0" w:space="0" w:color="auto"/>
                                <w:left w:val="none" w:sz="0" w:space="0" w:color="auto"/>
                                <w:bottom w:val="none" w:sz="0" w:space="0" w:color="auto"/>
                                <w:right w:val="none" w:sz="0" w:space="0" w:color="auto"/>
                              </w:divBdr>
                              <w:divsChild>
                                <w:div w:id="280185102">
                                  <w:marLeft w:val="0"/>
                                  <w:marRight w:val="0"/>
                                  <w:marTop w:val="0"/>
                                  <w:marBottom w:val="0"/>
                                  <w:divBdr>
                                    <w:top w:val="none" w:sz="0" w:space="0" w:color="auto"/>
                                    <w:left w:val="none" w:sz="0" w:space="0" w:color="auto"/>
                                    <w:bottom w:val="none" w:sz="0" w:space="0" w:color="auto"/>
                                    <w:right w:val="none" w:sz="0" w:space="0" w:color="auto"/>
                                  </w:divBdr>
                                  <w:divsChild>
                                    <w:div w:id="1941058951">
                                      <w:marLeft w:val="0"/>
                                      <w:marRight w:val="0"/>
                                      <w:marTop w:val="0"/>
                                      <w:marBottom w:val="0"/>
                                      <w:divBdr>
                                        <w:top w:val="none" w:sz="0" w:space="0" w:color="auto"/>
                                        <w:left w:val="none" w:sz="0" w:space="0" w:color="auto"/>
                                        <w:bottom w:val="none" w:sz="0" w:space="0" w:color="auto"/>
                                        <w:right w:val="none" w:sz="0" w:space="0" w:color="auto"/>
                                      </w:divBdr>
                                      <w:divsChild>
                                        <w:div w:id="1608077394">
                                          <w:marLeft w:val="0"/>
                                          <w:marRight w:val="0"/>
                                          <w:marTop w:val="0"/>
                                          <w:marBottom w:val="0"/>
                                          <w:divBdr>
                                            <w:top w:val="none" w:sz="0" w:space="0" w:color="auto"/>
                                            <w:left w:val="none" w:sz="0" w:space="0" w:color="auto"/>
                                            <w:bottom w:val="none" w:sz="0" w:space="0" w:color="auto"/>
                                            <w:right w:val="none" w:sz="0" w:space="0" w:color="auto"/>
                                          </w:divBdr>
                                          <w:divsChild>
                                            <w:div w:id="1476870292">
                                              <w:marLeft w:val="0"/>
                                              <w:marRight w:val="0"/>
                                              <w:marTop w:val="0"/>
                                              <w:marBottom w:val="0"/>
                                              <w:divBdr>
                                                <w:top w:val="none" w:sz="0" w:space="0" w:color="auto"/>
                                                <w:left w:val="none" w:sz="0" w:space="0" w:color="auto"/>
                                                <w:bottom w:val="none" w:sz="0" w:space="0" w:color="auto"/>
                                                <w:right w:val="none" w:sz="0" w:space="0" w:color="auto"/>
                                              </w:divBdr>
                                              <w:divsChild>
                                                <w:div w:id="171380962">
                                                  <w:marLeft w:val="0"/>
                                                  <w:marRight w:val="0"/>
                                                  <w:marTop w:val="0"/>
                                                  <w:marBottom w:val="0"/>
                                                  <w:divBdr>
                                                    <w:top w:val="none" w:sz="0" w:space="0" w:color="auto"/>
                                                    <w:left w:val="none" w:sz="0" w:space="0" w:color="auto"/>
                                                    <w:bottom w:val="none" w:sz="0" w:space="0" w:color="auto"/>
                                                    <w:right w:val="none" w:sz="0" w:space="0" w:color="auto"/>
                                                  </w:divBdr>
                                                </w:div>
                                                <w:div w:id="1274366801">
                                                  <w:marLeft w:val="0"/>
                                                  <w:marRight w:val="0"/>
                                                  <w:marTop w:val="0"/>
                                                  <w:marBottom w:val="0"/>
                                                  <w:divBdr>
                                                    <w:top w:val="none" w:sz="0" w:space="0" w:color="auto"/>
                                                    <w:left w:val="none" w:sz="0" w:space="0" w:color="auto"/>
                                                    <w:bottom w:val="none" w:sz="0" w:space="0" w:color="auto"/>
                                                    <w:right w:val="none" w:sz="0" w:space="0" w:color="auto"/>
                                                  </w:divBdr>
                                                </w:div>
                                                <w:div w:id="1848978360">
                                                  <w:marLeft w:val="0"/>
                                                  <w:marRight w:val="0"/>
                                                  <w:marTop w:val="0"/>
                                                  <w:marBottom w:val="0"/>
                                                  <w:divBdr>
                                                    <w:top w:val="none" w:sz="0" w:space="0" w:color="auto"/>
                                                    <w:left w:val="none" w:sz="0" w:space="0" w:color="auto"/>
                                                    <w:bottom w:val="none" w:sz="0" w:space="0" w:color="auto"/>
                                                    <w:right w:val="none" w:sz="0" w:space="0" w:color="auto"/>
                                                  </w:divBdr>
                                                </w:div>
                                              </w:divsChild>
                                            </w:div>
                                            <w:div w:id="2108770317">
                                              <w:marLeft w:val="0"/>
                                              <w:marRight w:val="0"/>
                                              <w:marTop w:val="0"/>
                                              <w:marBottom w:val="0"/>
                                              <w:divBdr>
                                                <w:top w:val="none" w:sz="0" w:space="0" w:color="auto"/>
                                                <w:left w:val="none" w:sz="0" w:space="0" w:color="auto"/>
                                                <w:bottom w:val="none" w:sz="0" w:space="0" w:color="auto"/>
                                                <w:right w:val="none" w:sz="0" w:space="0" w:color="auto"/>
                                              </w:divBdr>
                                              <w:divsChild>
                                                <w:div w:id="335961928">
                                                  <w:marLeft w:val="0"/>
                                                  <w:marRight w:val="0"/>
                                                  <w:marTop w:val="0"/>
                                                  <w:marBottom w:val="0"/>
                                                  <w:divBdr>
                                                    <w:top w:val="none" w:sz="0" w:space="0" w:color="auto"/>
                                                    <w:left w:val="none" w:sz="0" w:space="0" w:color="auto"/>
                                                    <w:bottom w:val="none" w:sz="0" w:space="0" w:color="auto"/>
                                                    <w:right w:val="none" w:sz="0" w:space="0" w:color="auto"/>
                                                  </w:divBdr>
                                                </w:div>
                                              </w:divsChild>
                                            </w:div>
                                            <w:div w:id="850873392">
                                              <w:marLeft w:val="0"/>
                                              <w:marRight w:val="0"/>
                                              <w:marTop w:val="0"/>
                                              <w:marBottom w:val="0"/>
                                              <w:divBdr>
                                                <w:top w:val="none" w:sz="0" w:space="0" w:color="auto"/>
                                                <w:left w:val="none" w:sz="0" w:space="0" w:color="auto"/>
                                                <w:bottom w:val="none" w:sz="0" w:space="0" w:color="auto"/>
                                                <w:right w:val="none" w:sz="0" w:space="0" w:color="auto"/>
                                              </w:divBdr>
                                              <w:divsChild>
                                                <w:div w:id="652948969">
                                                  <w:marLeft w:val="0"/>
                                                  <w:marRight w:val="0"/>
                                                  <w:marTop w:val="0"/>
                                                  <w:marBottom w:val="0"/>
                                                  <w:divBdr>
                                                    <w:top w:val="none" w:sz="0" w:space="0" w:color="auto"/>
                                                    <w:left w:val="none" w:sz="0" w:space="0" w:color="auto"/>
                                                    <w:bottom w:val="none" w:sz="0" w:space="0" w:color="auto"/>
                                                    <w:right w:val="none" w:sz="0" w:space="0" w:color="auto"/>
                                                  </w:divBdr>
                                                </w:div>
                                                <w:div w:id="1254433635">
                                                  <w:marLeft w:val="0"/>
                                                  <w:marRight w:val="0"/>
                                                  <w:marTop w:val="0"/>
                                                  <w:marBottom w:val="0"/>
                                                  <w:divBdr>
                                                    <w:top w:val="none" w:sz="0" w:space="0" w:color="auto"/>
                                                    <w:left w:val="none" w:sz="0" w:space="0" w:color="auto"/>
                                                    <w:bottom w:val="none" w:sz="0" w:space="0" w:color="auto"/>
                                                    <w:right w:val="none" w:sz="0" w:space="0" w:color="auto"/>
                                                  </w:divBdr>
                                                </w:div>
                                                <w:div w:id="784230698">
                                                  <w:marLeft w:val="0"/>
                                                  <w:marRight w:val="0"/>
                                                  <w:marTop w:val="0"/>
                                                  <w:marBottom w:val="0"/>
                                                  <w:divBdr>
                                                    <w:top w:val="none" w:sz="0" w:space="0" w:color="auto"/>
                                                    <w:left w:val="none" w:sz="0" w:space="0" w:color="auto"/>
                                                    <w:bottom w:val="none" w:sz="0" w:space="0" w:color="auto"/>
                                                    <w:right w:val="none" w:sz="0" w:space="0" w:color="auto"/>
                                                  </w:divBdr>
                                                </w:div>
                                                <w:div w:id="221990938">
                                                  <w:marLeft w:val="0"/>
                                                  <w:marRight w:val="0"/>
                                                  <w:marTop w:val="0"/>
                                                  <w:marBottom w:val="0"/>
                                                  <w:divBdr>
                                                    <w:top w:val="none" w:sz="0" w:space="0" w:color="auto"/>
                                                    <w:left w:val="none" w:sz="0" w:space="0" w:color="auto"/>
                                                    <w:bottom w:val="none" w:sz="0" w:space="0" w:color="auto"/>
                                                    <w:right w:val="none" w:sz="0" w:space="0" w:color="auto"/>
                                                  </w:divBdr>
                                                </w:div>
                                                <w:div w:id="615061884">
                                                  <w:marLeft w:val="0"/>
                                                  <w:marRight w:val="0"/>
                                                  <w:marTop w:val="0"/>
                                                  <w:marBottom w:val="0"/>
                                                  <w:divBdr>
                                                    <w:top w:val="none" w:sz="0" w:space="0" w:color="auto"/>
                                                    <w:left w:val="none" w:sz="0" w:space="0" w:color="auto"/>
                                                    <w:bottom w:val="none" w:sz="0" w:space="0" w:color="auto"/>
                                                    <w:right w:val="none" w:sz="0" w:space="0" w:color="auto"/>
                                                  </w:divBdr>
                                                </w:div>
                                                <w:div w:id="830098235">
                                                  <w:marLeft w:val="0"/>
                                                  <w:marRight w:val="0"/>
                                                  <w:marTop w:val="0"/>
                                                  <w:marBottom w:val="0"/>
                                                  <w:divBdr>
                                                    <w:top w:val="none" w:sz="0" w:space="0" w:color="auto"/>
                                                    <w:left w:val="none" w:sz="0" w:space="0" w:color="auto"/>
                                                    <w:bottom w:val="none" w:sz="0" w:space="0" w:color="auto"/>
                                                    <w:right w:val="none" w:sz="0" w:space="0" w:color="auto"/>
                                                  </w:divBdr>
                                                </w:div>
                                                <w:div w:id="1041827224">
                                                  <w:marLeft w:val="0"/>
                                                  <w:marRight w:val="0"/>
                                                  <w:marTop w:val="0"/>
                                                  <w:marBottom w:val="0"/>
                                                  <w:divBdr>
                                                    <w:top w:val="none" w:sz="0" w:space="0" w:color="auto"/>
                                                    <w:left w:val="none" w:sz="0" w:space="0" w:color="auto"/>
                                                    <w:bottom w:val="none" w:sz="0" w:space="0" w:color="auto"/>
                                                    <w:right w:val="none" w:sz="0" w:space="0" w:color="auto"/>
                                                  </w:divBdr>
                                                </w:div>
                                                <w:div w:id="659769504">
                                                  <w:marLeft w:val="0"/>
                                                  <w:marRight w:val="0"/>
                                                  <w:marTop w:val="0"/>
                                                  <w:marBottom w:val="0"/>
                                                  <w:divBdr>
                                                    <w:top w:val="none" w:sz="0" w:space="0" w:color="auto"/>
                                                    <w:left w:val="none" w:sz="0" w:space="0" w:color="auto"/>
                                                    <w:bottom w:val="none" w:sz="0" w:space="0" w:color="auto"/>
                                                    <w:right w:val="none" w:sz="0" w:space="0" w:color="auto"/>
                                                  </w:divBdr>
                                                </w:div>
                                                <w:div w:id="786776660">
                                                  <w:marLeft w:val="0"/>
                                                  <w:marRight w:val="0"/>
                                                  <w:marTop w:val="0"/>
                                                  <w:marBottom w:val="0"/>
                                                  <w:divBdr>
                                                    <w:top w:val="none" w:sz="0" w:space="0" w:color="auto"/>
                                                    <w:left w:val="none" w:sz="0" w:space="0" w:color="auto"/>
                                                    <w:bottom w:val="none" w:sz="0" w:space="0" w:color="auto"/>
                                                    <w:right w:val="none" w:sz="0" w:space="0" w:color="auto"/>
                                                  </w:divBdr>
                                                </w:div>
                                                <w:div w:id="671833841">
                                                  <w:marLeft w:val="0"/>
                                                  <w:marRight w:val="0"/>
                                                  <w:marTop w:val="0"/>
                                                  <w:marBottom w:val="0"/>
                                                  <w:divBdr>
                                                    <w:top w:val="none" w:sz="0" w:space="0" w:color="auto"/>
                                                    <w:left w:val="none" w:sz="0" w:space="0" w:color="auto"/>
                                                    <w:bottom w:val="none" w:sz="0" w:space="0" w:color="auto"/>
                                                    <w:right w:val="none" w:sz="0" w:space="0" w:color="auto"/>
                                                  </w:divBdr>
                                                </w:div>
                                                <w:div w:id="2054033562">
                                                  <w:marLeft w:val="0"/>
                                                  <w:marRight w:val="0"/>
                                                  <w:marTop w:val="0"/>
                                                  <w:marBottom w:val="0"/>
                                                  <w:divBdr>
                                                    <w:top w:val="none" w:sz="0" w:space="0" w:color="auto"/>
                                                    <w:left w:val="none" w:sz="0" w:space="0" w:color="auto"/>
                                                    <w:bottom w:val="none" w:sz="0" w:space="0" w:color="auto"/>
                                                    <w:right w:val="none" w:sz="0" w:space="0" w:color="auto"/>
                                                  </w:divBdr>
                                                </w:div>
                                                <w:div w:id="2028289974">
                                                  <w:marLeft w:val="0"/>
                                                  <w:marRight w:val="0"/>
                                                  <w:marTop w:val="0"/>
                                                  <w:marBottom w:val="0"/>
                                                  <w:divBdr>
                                                    <w:top w:val="none" w:sz="0" w:space="0" w:color="auto"/>
                                                    <w:left w:val="none" w:sz="0" w:space="0" w:color="auto"/>
                                                    <w:bottom w:val="none" w:sz="0" w:space="0" w:color="auto"/>
                                                    <w:right w:val="none" w:sz="0" w:space="0" w:color="auto"/>
                                                  </w:divBdr>
                                                </w:div>
                                                <w:div w:id="1428042122">
                                                  <w:marLeft w:val="0"/>
                                                  <w:marRight w:val="0"/>
                                                  <w:marTop w:val="0"/>
                                                  <w:marBottom w:val="0"/>
                                                  <w:divBdr>
                                                    <w:top w:val="none" w:sz="0" w:space="0" w:color="auto"/>
                                                    <w:left w:val="none" w:sz="0" w:space="0" w:color="auto"/>
                                                    <w:bottom w:val="none" w:sz="0" w:space="0" w:color="auto"/>
                                                    <w:right w:val="none" w:sz="0" w:space="0" w:color="auto"/>
                                                  </w:divBdr>
                                                </w:div>
                                                <w:div w:id="412818066">
                                                  <w:marLeft w:val="0"/>
                                                  <w:marRight w:val="0"/>
                                                  <w:marTop w:val="0"/>
                                                  <w:marBottom w:val="0"/>
                                                  <w:divBdr>
                                                    <w:top w:val="none" w:sz="0" w:space="0" w:color="auto"/>
                                                    <w:left w:val="none" w:sz="0" w:space="0" w:color="auto"/>
                                                    <w:bottom w:val="none" w:sz="0" w:space="0" w:color="auto"/>
                                                    <w:right w:val="none" w:sz="0" w:space="0" w:color="auto"/>
                                                  </w:divBdr>
                                                </w:div>
                                                <w:div w:id="1622612065">
                                                  <w:marLeft w:val="0"/>
                                                  <w:marRight w:val="0"/>
                                                  <w:marTop w:val="0"/>
                                                  <w:marBottom w:val="0"/>
                                                  <w:divBdr>
                                                    <w:top w:val="none" w:sz="0" w:space="0" w:color="auto"/>
                                                    <w:left w:val="none" w:sz="0" w:space="0" w:color="auto"/>
                                                    <w:bottom w:val="none" w:sz="0" w:space="0" w:color="auto"/>
                                                    <w:right w:val="none" w:sz="0" w:space="0" w:color="auto"/>
                                                  </w:divBdr>
                                                </w:div>
                                                <w:div w:id="1370177763">
                                                  <w:marLeft w:val="0"/>
                                                  <w:marRight w:val="0"/>
                                                  <w:marTop w:val="0"/>
                                                  <w:marBottom w:val="0"/>
                                                  <w:divBdr>
                                                    <w:top w:val="none" w:sz="0" w:space="0" w:color="auto"/>
                                                    <w:left w:val="none" w:sz="0" w:space="0" w:color="auto"/>
                                                    <w:bottom w:val="none" w:sz="0" w:space="0" w:color="auto"/>
                                                    <w:right w:val="none" w:sz="0" w:space="0" w:color="auto"/>
                                                  </w:divBdr>
                                                </w:div>
                                                <w:div w:id="143008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023863">
                          <w:marLeft w:val="0"/>
                          <w:marRight w:val="0"/>
                          <w:marTop w:val="480"/>
                          <w:marBottom w:val="0"/>
                          <w:divBdr>
                            <w:top w:val="none" w:sz="0" w:space="0" w:color="auto"/>
                            <w:left w:val="none" w:sz="0" w:space="0" w:color="auto"/>
                            <w:bottom w:val="none" w:sz="0" w:space="0" w:color="auto"/>
                            <w:right w:val="none" w:sz="0" w:space="0" w:color="auto"/>
                          </w:divBdr>
                          <w:divsChild>
                            <w:div w:id="1691686476">
                              <w:marLeft w:val="0"/>
                              <w:marRight w:val="0"/>
                              <w:marTop w:val="0"/>
                              <w:marBottom w:val="0"/>
                              <w:divBdr>
                                <w:top w:val="none" w:sz="0" w:space="0" w:color="auto"/>
                                <w:left w:val="none" w:sz="0" w:space="0" w:color="auto"/>
                                <w:bottom w:val="none" w:sz="0" w:space="0" w:color="auto"/>
                                <w:right w:val="none" w:sz="0" w:space="0" w:color="auto"/>
                              </w:divBdr>
                              <w:divsChild>
                                <w:div w:id="559630767">
                                  <w:marLeft w:val="0"/>
                                  <w:marRight w:val="0"/>
                                  <w:marTop w:val="0"/>
                                  <w:marBottom w:val="0"/>
                                  <w:divBdr>
                                    <w:top w:val="none" w:sz="0" w:space="0" w:color="auto"/>
                                    <w:left w:val="none" w:sz="0" w:space="0" w:color="auto"/>
                                    <w:bottom w:val="none" w:sz="0" w:space="0" w:color="auto"/>
                                    <w:right w:val="none" w:sz="0" w:space="0" w:color="auto"/>
                                  </w:divBdr>
                                </w:div>
                              </w:divsChild>
                            </w:div>
                            <w:div w:id="1929000003">
                              <w:marLeft w:val="0"/>
                              <w:marRight w:val="0"/>
                              <w:marTop w:val="0"/>
                              <w:marBottom w:val="0"/>
                              <w:divBdr>
                                <w:top w:val="none" w:sz="0" w:space="0" w:color="auto"/>
                                <w:left w:val="none" w:sz="0" w:space="0" w:color="auto"/>
                                <w:bottom w:val="none" w:sz="0" w:space="0" w:color="auto"/>
                                <w:right w:val="none" w:sz="0" w:space="0" w:color="auto"/>
                              </w:divBdr>
                              <w:divsChild>
                                <w:div w:id="41293018">
                                  <w:marLeft w:val="0"/>
                                  <w:marRight w:val="0"/>
                                  <w:marTop w:val="0"/>
                                  <w:marBottom w:val="0"/>
                                  <w:divBdr>
                                    <w:top w:val="none" w:sz="0" w:space="0" w:color="auto"/>
                                    <w:left w:val="none" w:sz="0" w:space="0" w:color="auto"/>
                                    <w:bottom w:val="none" w:sz="0" w:space="0" w:color="auto"/>
                                    <w:right w:val="none" w:sz="0" w:space="0" w:color="auto"/>
                                  </w:divBdr>
                                  <w:divsChild>
                                    <w:div w:id="1128352263">
                                      <w:marLeft w:val="0"/>
                                      <w:marRight w:val="0"/>
                                      <w:marTop w:val="0"/>
                                      <w:marBottom w:val="0"/>
                                      <w:divBdr>
                                        <w:top w:val="none" w:sz="0" w:space="0" w:color="auto"/>
                                        <w:left w:val="none" w:sz="0" w:space="0" w:color="auto"/>
                                        <w:bottom w:val="none" w:sz="0" w:space="0" w:color="auto"/>
                                        <w:right w:val="none" w:sz="0" w:space="0" w:color="auto"/>
                                      </w:divBdr>
                                      <w:divsChild>
                                        <w:div w:id="1790393977">
                                          <w:marLeft w:val="0"/>
                                          <w:marRight w:val="0"/>
                                          <w:marTop w:val="0"/>
                                          <w:marBottom w:val="0"/>
                                          <w:divBdr>
                                            <w:top w:val="none" w:sz="0" w:space="0" w:color="auto"/>
                                            <w:left w:val="none" w:sz="0" w:space="0" w:color="auto"/>
                                            <w:bottom w:val="none" w:sz="0" w:space="0" w:color="auto"/>
                                            <w:right w:val="none" w:sz="0" w:space="0" w:color="auto"/>
                                          </w:divBdr>
                                          <w:divsChild>
                                            <w:div w:id="534928560">
                                              <w:marLeft w:val="0"/>
                                              <w:marRight w:val="0"/>
                                              <w:marTop w:val="0"/>
                                              <w:marBottom w:val="0"/>
                                              <w:divBdr>
                                                <w:top w:val="none" w:sz="0" w:space="0" w:color="auto"/>
                                                <w:left w:val="none" w:sz="0" w:space="0" w:color="auto"/>
                                                <w:bottom w:val="none" w:sz="0" w:space="0" w:color="auto"/>
                                                <w:right w:val="none" w:sz="0" w:space="0" w:color="auto"/>
                                              </w:divBdr>
                                              <w:divsChild>
                                                <w:div w:id="1736509925">
                                                  <w:marLeft w:val="0"/>
                                                  <w:marRight w:val="0"/>
                                                  <w:marTop w:val="0"/>
                                                  <w:marBottom w:val="0"/>
                                                  <w:divBdr>
                                                    <w:top w:val="none" w:sz="0" w:space="0" w:color="auto"/>
                                                    <w:left w:val="none" w:sz="0" w:space="0" w:color="auto"/>
                                                    <w:bottom w:val="none" w:sz="0" w:space="0" w:color="auto"/>
                                                    <w:right w:val="none" w:sz="0" w:space="0" w:color="auto"/>
                                                  </w:divBdr>
                                                  <w:divsChild>
                                                    <w:div w:id="598031317">
                                                      <w:marLeft w:val="0"/>
                                                      <w:marRight w:val="0"/>
                                                      <w:marTop w:val="0"/>
                                                      <w:marBottom w:val="0"/>
                                                      <w:divBdr>
                                                        <w:top w:val="none" w:sz="0" w:space="0" w:color="auto"/>
                                                        <w:left w:val="none" w:sz="0" w:space="0" w:color="auto"/>
                                                        <w:bottom w:val="none" w:sz="0" w:space="0" w:color="auto"/>
                                                        <w:right w:val="none" w:sz="0" w:space="0" w:color="auto"/>
                                                      </w:divBdr>
                                                      <w:divsChild>
                                                        <w:div w:id="926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9826046">
                          <w:marLeft w:val="0"/>
                          <w:marRight w:val="0"/>
                          <w:marTop w:val="480"/>
                          <w:marBottom w:val="0"/>
                          <w:divBdr>
                            <w:top w:val="none" w:sz="0" w:space="0" w:color="auto"/>
                            <w:left w:val="none" w:sz="0" w:space="0" w:color="auto"/>
                            <w:bottom w:val="none" w:sz="0" w:space="0" w:color="auto"/>
                            <w:right w:val="none" w:sz="0" w:space="0" w:color="auto"/>
                          </w:divBdr>
                          <w:divsChild>
                            <w:div w:id="1433279006">
                              <w:marLeft w:val="0"/>
                              <w:marRight w:val="0"/>
                              <w:marTop w:val="0"/>
                              <w:marBottom w:val="0"/>
                              <w:divBdr>
                                <w:top w:val="none" w:sz="0" w:space="0" w:color="auto"/>
                                <w:left w:val="none" w:sz="0" w:space="0" w:color="auto"/>
                                <w:bottom w:val="none" w:sz="0" w:space="0" w:color="auto"/>
                                <w:right w:val="none" w:sz="0" w:space="0" w:color="auto"/>
                              </w:divBdr>
                              <w:divsChild>
                                <w:div w:id="751587469">
                                  <w:marLeft w:val="0"/>
                                  <w:marRight w:val="0"/>
                                  <w:marTop w:val="0"/>
                                  <w:marBottom w:val="0"/>
                                  <w:divBdr>
                                    <w:top w:val="none" w:sz="0" w:space="0" w:color="auto"/>
                                    <w:left w:val="none" w:sz="0" w:space="0" w:color="auto"/>
                                    <w:bottom w:val="none" w:sz="0" w:space="0" w:color="auto"/>
                                    <w:right w:val="none" w:sz="0" w:space="0" w:color="auto"/>
                                  </w:divBdr>
                                </w:div>
                              </w:divsChild>
                            </w:div>
                            <w:div w:id="1262452157">
                              <w:marLeft w:val="0"/>
                              <w:marRight w:val="0"/>
                              <w:marTop w:val="0"/>
                              <w:marBottom w:val="0"/>
                              <w:divBdr>
                                <w:top w:val="none" w:sz="0" w:space="0" w:color="auto"/>
                                <w:left w:val="none" w:sz="0" w:space="0" w:color="auto"/>
                                <w:bottom w:val="none" w:sz="0" w:space="0" w:color="auto"/>
                                <w:right w:val="none" w:sz="0" w:space="0" w:color="auto"/>
                              </w:divBdr>
                              <w:divsChild>
                                <w:div w:id="2326322">
                                  <w:marLeft w:val="0"/>
                                  <w:marRight w:val="0"/>
                                  <w:marTop w:val="0"/>
                                  <w:marBottom w:val="0"/>
                                  <w:divBdr>
                                    <w:top w:val="none" w:sz="0" w:space="0" w:color="auto"/>
                                    <w:left w:val="none" w:sz="0" w:space="0" w:color="auto"/>
                                    <w:bottom w:val="none" w:sz="0" w:space="0" w:color="auto"/>
                                    <w:right w:val="none" w:sz="0" w:space="0" w:color="auto"/>
                                  </w:divBdr>
                                  <w:divsChild>
                                    <w:div w:id="1850951284">
                                      <w:marLeft w:val="0"/>
                                      <w:marRight w:val="0"/>
                                      <w:marTop w:val="0"/>
                                      <w:marBottom w:val="0"/>
                                      <w:divBdr>
                                        <w:top w:val="none" w:sz="0" w:space="0" w:color="auto"/>
                                        <w:left w:val="none" w:sz="0" w:space="0" w:color="auto"/>
                                        <w:bottom w:val="none" w:sz="0" w:space="0" w:color="auto"/>
                                        <w:right w:val="none" w:sz="0" w:space="0" w:color="auto"/>
                                      </w:divBdr>
                                      <w:divsChild>
                                        <w:div w:id="978459516">
                                          <w:marLeft w:val="0"/>
                                          <w:marRight w:val="0"/>
                                          <w:marTop w:val="0"/>
                                          <w:marBottom w:val="0"/>
                                          <w:divBdr>
                                            <w:top w:val="none" w:sz="0" w:space="0" w:color="auto"/>
                                            <w:left w:val="none" w:sz="0" w:space="0" w:color="auto"/>
                                            <w:bottom w:val="none" w:sz="0" w:space="0" w:color="auto"/>
                                            <w:right w:val="none" w:sz="0" w:space="0" w:color="auto"/>
                                          </w:divBdr>
                                          <w:divsChild>
                                            <w:div w:id="523596089">
                                              <w:marLeft w:val="0"/>
                                              <w:marRight w:val="0"/>
                                              <w:marTop w:val="0"/>
                                              <w:marBottom w:val="0"/>
                                              <w:divBdr>
                                                <w:top w:val="none" w:sz="0" w:space="0" w:color="auto"/>
                                                <w:left w:val="none" w:sz="0" w:space="0" w:color="auto"/>
                                                <w:bottom w:val="none" w:sz="0" w:space="0" w:color="auto"/>
                                                <w:right w:val="none" w:sz="0" w:space="0" w:color="auto"/>
                                              </w:divBdr>
                                              <w:divsChild>
                                                <w:div w:id="940996043">
                                                  <w:marLeft w:val="0"/>
                                                  <w:marRight w:val="0"/>
                                                  <w:marTop w:val="0"/>
                                                  <w:marBottom w:val="0"/>
                                                  <w:divBdr>
                                                    <w:top w:val="none" w:sz="0" w:space="0" w:color="auto"/>
                                                    <w:left w:val="none" w:sz="0" w:space="0" w:color="auto"/>
                                                    <w:bottom w:val="none" w:sz="0" w:space="0" w:color="auto"/>
                                                    <w:right w:val="none" w:sz="0" w:space="0" w:color="auto"/>
                                                  </w:divBdr>
                                                  <w:divsChild>
                                                    <w:div w:id="1953046808">
                                                      <w:marLeft w:val="0"/>
                                                      <w:marRight w:val="0"/>
                                                      <w:marTop w:val="0"/>
                                                      <w:marBottom w:val="0"/>
                                                      <w:divBdr>
                                                        <w:top w:val="none" w:sz="0" w:space="0" w:color="auto"/>
                                                        <w:left w:val="none" w:sz="0" w:space="0" w:color="auto"/>
                                                        <w:bottom w:val="none" w:sz="0" w:space="0" w:color="auto"/>
                                                        <w:right w:val="none" w:sz="0" w:space="0" w:color="auto"/>
                                                      </w:divBdr>
                                                      <w:divsChild>
                                                        <w:div w:id="26191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4107341">
                          <w:marLeft w:val="0"/>
                          <w:marRight w:val="0"/>
                          <w:marTop w:val="480"/>
                          <w:marBottom w:val="0"/>
                          <w:divBdr>
                            <w:top w:val="none" w:sz="0" w:space="0" w:color="auto"/>
                            <w:left w:val="none" w:sz="0" w:space="0" w:color="auto"/>
                            <w:bottom w:val="none" w:sz="0" w:space="0" w:color="auto"/>
                            <w:right w:val="none" w:sz="0" w:space="0" w:color="auto"/>
                          </w:divBdr>
                          <w:divsChild>
                            <w:div w:id="1600797978">
                              <w:marLeft w:val="0"/>
                              <w:marRight w:val="0"/>
                              <w:marTop w:val="0"/>
                              <w:marBottom w:val="0"/>
                              <w:divBdr>
                                <w:top w:val="none" w:sz="0" w:space="0" w:color="auto"/>
                                <w:left w:val="none" w:sz="0" w:space="0" w:color="auto"/>
                                <w:bottom w:val="none" w:sz="0" w:space="0" w:color="auto"/>
                                <w:right w:val="none" w:sz="0" w:space="0" w:color="auto"/>
                              </w:divBdr>
                              <w:divsChild>
                                <w:div w:id="637614487">
                                  <w:marLeft w:val="0"/>
                                  <w:marRight w:val="0"/>
                                  <w:marTop w:val="0"/>
                                  <w:marBottom w:val="0"/>
                                  <w:divBdr>
                                    <w:top w:val="none" w:sz="0" w:space="0" w:color="auto"/>
                                    <w:left w:val="none" w:sz="0" w:space="0" w:color="auto"/>
                                    <w:bottom w:val="none" w:sz="0" w:space="0" w:color="auto"/>
                                    <w:right w:val="none" w:sz="0" w:space="0" w:color="auto"/>
                                  </w:divBdr>
                                  <w:divsChild>
                                    <w:div w:id="1093360472">
                                      <w:marLeft w:val="0"/>
                                      <w:marRight w:val="0"/>
                                      <w:marTop w:val="0"/>
                                      <w:marBottom w:val="0"/>
                                      <w:divBdr>
                                        <w:top w:val="none" w:sz="0" w:space="0" w:color="auto"/>
                                        <w:left w:val="none" w:sz="0" w:space="0" w:color="auto"/>
                                        <w:bottom w:val="none" w:sz="0" w:space="0" w:color="auto"/>
                                        <w:right w:val="none" w:sz="0" w:space="0" w:color="auto"/>
                                      </w:divBdr>
                                      <w:divsChild>
                                        <w:div w:id="973756627">
                                          <w:marLeft w:val="0"/>
                                          <w:marRight w:val="0"/>
                                          <w:marTop w:val="0"/>
                                          <w:marBottom w:val="0"/>
                                          <w:divBdr>
                                            <w:top w:val="none" w:sz="0" w:space="0" w:color="auto"/>
                                            <w:left w:val="none" w:sz="0" w:space="0" w:color="auto"/>
                                            <w:bottom w:val="none" w:sz="0" w:space="0" w:color="auto"/>
                                            <w:right w:val="none" w:sz="0" w:space="0" w:color="auto"/>
                                          </w:divBdr>
                                          <w:divsChild>
                                            <w:div w:id="725421892">
                                              <w:marLeft w:val="0"/>
                                              <w:marRight w:val="0"/>
                                              <w:marTop w:val="0"/>
                                              <w:marBottom w:val="0"/>
                                              <w:divBdr>
                                                <w:top w:val="none" w:sz="0" w:space="0" w:color="auto"/>
                                                <w:left w:val="none" w:sz="0" w:space="0" w:color="auto"/>
                                                <w:bottom w:val="none" w:sz="0" w:space="0" w:color="auto"/>
                                                <w:right w:val="none" w:sz="0" w:space="0" w:color="auto"/>
                                              </w:divBdr>
                                              <w:divsChild>
                                                <w:div w:id="201597358">
                                                  <w:marLeft w:val="0"/>
                                                  <w:marRight w:val="0"/>
                                                  <w:marTop w:val="0"/>
                                                  <w:marBottom w:val="0"/>
                                                  <w:divBdr>
                                                    <w:top w:val="none" w:sz="0" w:space="0" w:color="auto"/>
                                                    <w:left w:val="none" w:sz="0" w:space="0" w:color="auto"/>
                                                    <w:bottom w:val="none" w:sz="0" w:space="0" w:color="auto"/>
                                                    <w:right w:val="none" w:sz="0" w:space="0" w:color="auto"/>
                                                  </w:divBdr>
                                                  <w:divsChild>
                                                    <w:div w:id="1091780821">
                                                      <w:marLeft w:val="0"/>
                                                      <w:marRight w:val="0"/>
                                                      <w:marTop w:val="0"/>
                                                      <w:marBottom w:val="0"/>
                                                      <w:divBdr>
                                                        <w:top w:val="none" w:sz="0" w:space="0" w:color="auto"/>
                                                        <w:left w:val="none" w:sz="0" w:space="0" w:color="auto"/>
                                                        <w:bottom w:val="none" w:sz="0" w:space="0" w:color="auto"/>
                                                        <w:right w:val="none" w:sz="0" w:space="0" w:color="auto"/>
                                                      </w:divBdr>
                                                    </w:div>
                                                    <w:div w:id="1344934925">
                                                      <w:marLeft w:val="0"/>
                                                      <w:marRight w:val="0"/>
                                                      <w:marTop w:val="0"/>
                                                      <w:marBottom w:val="0"/>
                                                      <w:divBdr>
                                                        <w:top w:val="none" w:sz="0" w:space="0" w:color="auto"/>
                                                        <w:left w:val="none" w:sz="0" w:space="0" w:color="auto"/>
                                                        <w:bottom w:val="none" w:sz="0" w:space="0" w:color="auto"/>
                                                        <w:right w:val="none" w:sz="0" w:space="0" w:color="auto"/>
                                                      </w:divBdr>
                                                    </w:div>
                                                    <w:div w:id="950013786">
                                                      <w:marLeft w:val="0"/>
                                                      <w:marRight w:val="0"/>
                                                      <w:marTop w:val="0"/>
                                                      <w:marBottom w:val="0"/>
                                                      <w:divBdr>
                                                        <w:top w:val="none" w:sz="0" w:space="0" w:color="auto"/>
                                                        <w:left w:val="none" w:sz="0" w:space="0" w:color="auto"/>
                                                        <w:bottom w:val="none" w:sz="0" w:space="0" w:color="auto"/>
                                                        <w:right w:val="none" w:sz="0" w:space="0" w:color="auto"/>
                                                      </w:divBdr>
                                                    </w:div>
                                                  </w:divsChild>
                                                </w:div>
                                                <w:div w:id="1495990854">
                                                  <w:marLeft w:val="0"/>
                                                  <w:marRight w:val="0"/>
                                                  <w:marTop w:val="0"/>
                                                  <w:marBottom w:val="0"/>
                                                  <w:divBdr>
                                                    <w:top w:val="none" w:sz="0" w:space="0" w:color="auto"/>
                                                    <w:left w:val="none" w:sz="0" w:space="0" w:color="auto"/>
                                                    <w:bottom w:val="none" w:sz="0" w:space="0" w:color="auto"/>
                                                    <w:right w:val="none" w:sz="0" w:space="0" w:color="auto"/>
                                                  </w:divBdr>
                                                  <w:divsChild>
                                                    <w:div w:id="495221641">
                                                      <w:marLeft w:val="0"/>
                                                      <w:marRight w:val="0"/>
                                                      <w:marTop w:val="0"/>
                                                      <w:marBottom w:val="0"/>
                                                      <w:divBdr>
                                                        <w:top w:val="none" w:sz="0" w:space="0" w:color="auto"/>
                                                        <w:left w:val="none" w:sz="0" w:space="0" w:color="auto"/>
                                                        <w:bottom w:val="none" w:sz="0" w:space="0" w:color="auto"/>
                                                        <w:right w:val="none" w:sz="0" w:space="0" w:color="auto"/>
                                                      </w:divBdr>
                                                    </w:div>
                                                  </w:divsChild>
                                                </w:div>
                                                <w:div w:id="1214465483">
                                                  <w:marLeft w:val="0"/>
                                                  <w:marRight w:val="0"/>
                                                  <w:marTop w:val="0"/>
                                                  <w:marBottom w:val="0"/>
                                                  <w:divBdr>
                                                    <w:top w:val="none" w:sz="0" w:space="0" w:color="auto"/>
                                                    <w:left w:val="none" w:sz="0" w:space="0" w:color="auto"/>
                                                    <w:bottom w:val="none" w:sz="0" w:space="0" w:color="auto"/>
                                                    <w:right w:val="none" w:sz="0" w:space="0" w:color="auto"/>
                                                  </w:divBdr>
                                                  <w:divsChild>
                                                    <w:div w:id="1254515849">
                                                      <w:marLeft w:val="0"/>
                                                      <w:marRight w:val="0"/>
                                                      <w:marTop w:val="0"/>
                                                      <w:marBottom w:val="0"/>
                                                      <w:divBdr>
                                                        <w:top w:val="none" w:sz="0" w:space="0" w:color="auto"/>
                                                        <w:left w:val="none" w:sz="0" w:space="0" w:color="auto"/>
                                                        <w:bottom w:val="none" w:sz="0" w:space="0" w:color="auto"/>
                                                        <w:right w:val="none" w:sz="0" w:space="0" w:color="auto"/>
                                                      </w:divBdr>
                                                    </w:div>
                                                    <w:div w:id="294678165">
                                                      <w:marLeft w:val="0"/>
                                                      <w:marRight w:val="0"/>
                                                      <w:marTop w:val="0"/>
                                                      <w:marBottom w:val="0"/>
                                                      <w:divBdr>
                                                        <w:top w:val="none" w:sz="0" w:space="0" w:color="auto"/>
                                                        <w:left w:val="none" w:sz="0" w:space="0" w:color="auto"/>
                                                        <w:bottom w:val="none" w:sz="0" w:space="0" w:color="auto"/>
                                                        <w:right w:val="none" w:sz="0" w:space="0" w:color="auto"/>
                                                      </w:divBdr>
                                                    </w:div>
                                                    <w:div w:id="1941523659">
                                                      <w:marLeft w:val="0"/>
                                                      <w:marRight w:val="0"/>
                                                      <w:marTop w:val="0"/>
                                                      <w:marBottom w:val="0"/>
                                                      <w:divBdr>
                                                        <w:top w:val="none" w:sz="0" w:space="0" w:color="auto"/>
                                                        <w:left w:val="none" w:sz="0" w:space="0" w:color="auto"/>
                                                        <w:bottom w:val="none" w:sz="0" w:space="0" w:color="auto"/>
                                                        <w:right w:val="none" w:sz="0" w:space="0" w:color="auto"/>
                                                      </w:divBdr>
                                                    </w:div>
                                                    <w:div w:id="586312010">
                                                      <w:marLeft w:val="0"/>
                                                      <w:marRight w:val="0"/>
                                                      <w:marTop w:val="0"/>
                                                      <w:marBottom w:val="0"/>
                                                      <w:divBdr>
                                                        <w:top w:val="none" w:sz="0" w:space="0" w:color="auto"/>
                                                        <w:left w:val="none" w:sz="0" w:space="0" w:color="auto"/>
                                                        <w:bottom w:val="none" w:sz="0" w:space="0" w:color="auto"/>
                                                        <w:right w:val="none" w:sz="0" w:space="0" w:color="auto"/>
                                                      </w:divBdr>
                                                    </w:div>
                                                    <w:div w:id="1684278213">
                                                      <w:marLeft w:val="0"/>
                                                      <w:marRight w:val="0"/>
                                                      <w:marTop w:val="0"/>
                                                      <w:marBottom w:val="0"/>
                                                      <w:divBdr>
                                                        <w:top w:val="none" w:sz="0" w:space="0" w:color="auto"/>
                                                        <w:left w:val="none" w:sz="0" w:space="0" w:color="auto"/>
                                                        <w:bottom w:val="none" w:sz="0" w:space="0" w:color="auto"/>
                                                        <w:right w:val="none" w:sz="0" w:space="0" w:color="auto"/>
                                                      </w:divBdr>
                                                    </w:div>
                                                    <w:div w:id="113256414">
                                                      <w:marLeft w:val="0"/>
                                                      <w:marRight w:val="0"/>
                                                      <w:marTop w:val="0"/>
                                                      <w:marBottom w:val="0"/>
                                                      <w:divBdr>
                                                        <w:top w:val="none" w:sz="0" w:space="0" w:color="auto"/>
                                                        <w:left w:val="none" w:sz="0" w:space="0" w:color="auto"/>
                                                        <w:bottom w:val="none" w:sz="0" w:space="0" w:color="auto"/>
                                                        <w:right w:val="none" w:sz="0" w:space="0" w:color="auto"/>
                                                      </w:divBdr>
                                                    </w:div>
                                                    <w:div w:id="289744884">
                                                      <w:marLeft w:val="0"/>
                                                      <w:marRight w:val="0"/>
                                                      <w:marTop w:val="0"/>
                                                      <w:marBottom w:val="0"/>
                                                      <w:divBdr>
                                                        <w:top w:val="none" w:sz="0" w:space="0" w:color="auto"/>
                                                        <w:left w:val="none" w:sz="0" w:space="0" w:color="auto"/>
                                                        <w:bottom w:val="none" w:sz="0" w:space="0" w:color="auto"/>
                                                        <w:right w:val="none" w:sz="0" w:space="0" w:color="auto"/>
                                                      </w:divBdr>
                                                    </w:div>
                                                    <w:div w:id="1352221009">
                                                      <w:marLeft w:val="0"/>
                                                      <w:marRight w:val="0"/>
                                                      <w:marTop w:val="0"/>
                                                      <w:marBottom w:val="0"/>
                                                      <w:divBdr>
                                                        <w:top w:val="none" w:sz="0" w:space="0" w:color="auto"/>
                                                        <w:left w:val="none" w:sz="0" w:space="0" w:color="auto"/>
                                                        <w:bottom w:val="none" w:sz="0" w:space="0" w:color="auto"/>
                                                        <w:right w:val="none" w:sz="0" w:space="0" w:color="auto"/>
                                                      </w:divBdr>
                                                    </w:div>
                                                    <w:div w:id="1428648495">
                                                      <w:marLeft w:val="0"/>
                                                      <w:marRight w:val="0"/>
                                                      <w:marTop w:val="0"/>
                                                      <w:marBottom w:val="0"/>
                                                      <w:divBdr>
                                                        <w:top w:val="none" w:sz="0" w:space="0" w:color="auto"/>
                                                        <w:left w:val="none" w:sz="0" w:space="0" w:color="auto"/>
                                                        <w:bottom w:val="none" w:sz="0" w:space="0" w:color="auto"/>
                                                        <w:right w:val="none" w:sz="0" w:space="0" w:color="auto"/>
                                                      </w:divBdr>
                                                    </w:div>
                                                    <w:div w:id="206915832">
                                                      <w:marLeft w:val="0"/>
                                                      <w:marRight w:val="0"/>
                                                      <w:marTop w:val="0"/>
                                                      <w:marBottom w:val="0"/>
                                                      <w:divBdr>
                                                        <w:top w:val="none" w:sz="0" w:space="0" w:color="auto"/>
                                                        <w:left w:val="none" w:sz="0" w:space="0" w:color="auto"/>
                                                        <w:bottom w:val="none" w:sz="0" w:space="0" w:color="auto"/>
                                                        <w:right w:val="none" w:sz="0" w:space="0" w:color="auto"/>
                                                      </w:divBdr>
                                                    </w:div>
                                                    <w:div w:id="1578830187">
                                                      <w:marLeft w:val="0"/>
                                                      <w:marRight w:val="0"/>
                                                      <w:marTop w:val="0"/>
                                                      <w:marBottom w:val="0"/>
                                                      <w:divBdr>
                                                        <w:top w:val="none" w:sz="0" w:space="0" w:color="auto"/>
                                                        <w:left w:val="none" w:sz="0" w:space="0" w:color="auto"/>
                                                        <w:bottom w:val="none" w:sz="0" w:space="0" w:color="auto"/>
                                                        <w:right w:val="none" w:sz="0" w:space="0" w:color="auto"/>
                                                      </w:divBdr>
                                                    </w:div>
                                                    <w:div w:id="1178040735">
                                                      <w:marLeft w:val="0"/>
                                                      <w:marRight w:val="0"/>
                                                      <w:marTop w:val="0"/>
                                                      <w:marBottom w:val="0"/>
                                                      <w:divBdr>
                                                        <w:top w:val="none" w:sz="0" w:space="0" w:color="auto"/>
                                                        <w:left w:val="none" w:sz="0" w:space="0" w:color="auto"/>
                                                        <w:bottom w:val="none" w:sz="0" w:space="0" w:color="auto"/>
                                                        <w:right w:val="none" w:sz="0" w:space="0" w:color="auto"/>
                                                      </w:divBdr>
                                                    </w:div>
                                                    <w:div w:id="211223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665928">
                                      <w:marLeft w:val="0"/>
                                      <w:marRight w:val="0"/>
                                      <w:marTop w:val="0"/>
                                      <w:marBottom w:val="0"/>
                                      <w:divBdr>
                                        <w:top w:val="none" w:sz="0" w:space="0" w:color="auto"/>
                                        <w:left w:val="none" w:sz="0" w:space="0" w:color="auto"/>
                                        <w:bottom w:val="none" w:sz="0" w:space="0" w:color="auto"/>
                                        <w:right w:val="none" w:sz="0" w:space="0" w:color="auto"/>
                                      </w:divBdr>
                                      <w:divsChild>
                                        <w:div w:id="156459700">
                                          <w:marLeft w:val="0"/>
                                          <w:marRight w:val="0"/>
                                          <w:marTop w:val="0"/>
                                          <w:marBottom w:val="0"/>
                                          <w:divBdr>
                                            <w:top w:val="none" w:sz="0" w:space="0" w:color="auto"/>
                                            <w:left w:val="none" w:sz="0" w:space="0" w:color="auto"/>
                                            <w:bottom w:val="none" w:sz="0" w:space="0" w:color="auto"/>
                                            <w:right w:val="none" w:sz="0" w:space="0" w:color="auto"/>
                                          </w:divBdr>
                                          <w:divsChild>
                                            <w:div w:id="1704358365">
                                              <w:marLeft w:val="0"/>
                                              <w:marRight w:val="0"/>
                                              <w:marTop w:val="0"/>
                                              <w:marBottom w:val="0"/>
                                              <w:divBdr>
                                                <w:top w:val="none" w:sz="0" w:space="0" w:color="auto"/>
                                                <w:left w:val="none" w:sz="0" w:space="0" w:color="auto"/>
                                                <w:bottom w:val="none" w:sz="0" w:space="0" w:color="auto"/>
                                                <w:right w:val="none" w:sz="0" w:space="0" w:color="auto"/>
                                              </w:divBdr>
                                              <w:divsChild>
                                                <w:div w:id="1775781280">
                                                  <w:marLeft w:val="0"/>
                                                  <w:marRight w:val="0"/>
                                                  <w:marTop w:val="0"/>
                                                  <w:marBottom w:val="0"/>
                                                  <w:divBdr>
                                                    <w:top w:val="none" w:sz="0" w:space="0" w:color="auto"/>
                                                    <w:left w:val="none" w:sz="0" w:space="0" w:color="auto"/>
                                                    <w:bottom w:val="none" w:sz="0" w:space="0" w:color="auto"/>
                                                    <w:right w:val="none" w:sz="0" w:space="0" w:color="auto"/>
                                                  </w:divBdr>
                                                </w:div>
                                                <w:div w:id="541671730">
                                                  <w:marLeft w:val="0"/>
                                                  <w:marRight w:val="0"/>
                                                  <w:marTop w:val="0"/>
                                                  <w:marBottom w:val="0"/>
                                                  <w:divBdr>
                                                    <w:top w:val="none" w:sz="0" w:space="0" w:color="auto"/>
                                                    <w:left w:val="none" w:sz="0" w:space="0" w:color="auto"/>
                                                    <w:bottom w:val="none" w:sz="0" w:space="0" w:color="auto"/>
                                                    <w:right w:val="none" w:sz="0" w:space="0" w:color="auto"/>
                                                  </w:divBdr>
                                                </w:div>
                                                <w:div w:id="1032413403">
                                                  <w:marLeft w:val="0"/>
                                                  <w:marRight w:val="0"/>
                                                  <w:marTop w:val="0"/>
                                                  <w:marBottom w:val="0"/>
                                                  <w:divBdr>
                                                    <w:top w:val="none" w:sz="0" w:space="0" w:color="auto"/>
                                                    <w:left w:val="none" w:sz="0" w:space="0" w:color="auto"/>
                                                    <w:bottom w:val="none" w:sz="0" w:space="0" w:color="auto"/>
                                                    <w:right w:val="none" w:sz="0" w:space="0" w:color="auto"/>
                                                  </w:divBdr>
                                                </w:div>
                                              </w:divsChild>
                                            </w:div>
                                            <w:div w:id="515265857">
                                              <w:marLeft w:val="0"/>
                                              <w:marRight w:val="0"/>
                                              <w:marTop w:val="0"/>
                                              <w:marBottom w:val="0"/>
                                              <w:divBdr>
                                                <w:top w:val="none" w:sz="0" w:space="0" w:color="auto"/>
                                                <w:left w:val="none" w:sz="0" w:space="0" w:color="auto"/>
                                                <w:bottom w:val="none" w:sz="0" w:space="0" w:color="auto"/>
                                                <w:right w:val="none" w:sz="0" w:space="0" w:color="auto"/>
                                              </w:divBdr>
                                              <w:divsChild>
                                                <w:div w:id="1115489568">
                                                  <w:marLeft w:val="0"/>
                                                  <w:marRight w:val="0"/>
                                                  <w:marTop w:val="0"/>
                                                  <w:marBottom w:val="0"/>
                                                  <w:divBdr>
                                                    <w:top w:val="none" w:sz="0" w:space="0" w:color="auto"/>
                                                    <w:left w:val="none" w:sz="0" w:space="0" w:color="auto"/>
                                                    <w:bottom w:val="none" w:sz="0" w:space="0" w:color="auto"/>
                                                    <w:right w:val="none" w:sz="0" w:space="0" w:color="auto"/>
                                                  </w:divBdr>
                                                </w:div>
                                              </w:divsChild>
                                            </w:div>
                                            <w:div w:id="1478570064">
                                              <w:marLeft w:val="0"/>
                                              <w:marRight w:val="0"/>
                                              <w:marTop w:val="0"/>
                                              <w:marBottom w:val="0"/>
                                              <w:divBdr>
                                                <w:top w:val="none" w:sz="0" w:space="0" w:color="auto"/>
                                                <w:left w:val="none" w:sz="0" w:space="0" w:color="auto"/>
                                                <w:bottom w:val="none" w:sz="0" w:space="0" w:color="auto"/>
                                                <w:right w:val="none" w:sz="0" w:space="0" w:color="auto"/>
                                              </w:divBdr>
                                              <w:divsChild>
                                                <w:div w:id="928928664">
                                                  <w:marLeft w:val="0"/>
                                                  <w:marRight w:val="0"/>
                                                  <w:marTop w:val="0"/>
                                                  <w:marBottom w:val="0"/>
                                                  <w:divBdr>
                                                    <w:top w:val="none" w:sz="0" w:space="0" w:color="auto"/>
                                                    <w:left w:val="none" w:sz="0" w:space="0" w:color="auto"/>
                                                    <w:bottom w:val="none" w:sz="0" w:space="0" w:color="auto"/>
                                                    <w:right w:val="none" w:sz="0" w:space="0" w:color="auto"/>
                                                  </w:divBdr>
                                                </w:div>
                                                <w:div w:id="542061771">
                                                  <w:marLeft w:val="0"/>
                                                  <w:marRight w:val="0"/>
                                                  <w:marTop w:val="0"/>
                                                  <w:marBottom w:val="0"/>
                                                  <w:divBdr>
                                                    <w:top w:val="none" w:sz="0" w:space="0" w:color="auto"/>
                                                    <w:left w:val="none" w:sz="0" w:space="0" w:color="auto"/>
                                                    <w:bottom w:val="none" w:sz="0" w:space="0" w:color="auto"/>
                                                    <w:right w:val="none" w:sz="0" w:space="0" w:color="auto"/>
                                                  </w:divBdr>
                                                </w:div>
                                                <w:div w:id="1624993630">
                                                  <w:marLeft w:val="0"/>
                                                  <w:marRight w:val="0"/>
                                                  <w:marTop w:val="0"/>
                                                  <w:marBottom w:val="0"/>
                                                  <w:divBdr>
                                                    <w:top w:val="none" w:sz="0" w:space="0" w:color="auto"/>
                                                    <w:left w:val="none" w:sz="0" w:space="0" w:color="auto"/>
                                                    <w:bottom w:val="none" w:sz="0" w:space="0" w:color="auto"/>
                                                    <w:right w:val="none" w:sz="0" w:space="0" w:color="auto"/>
                                                  </w:divBdr>
                                                </w:div>
                                                <w:div w:id="123348283">
                                                  <w:marLeft w:val="0"/>
                                                  <w:marRight w:val="0"/>
                                                  <w:marTop w:val="0"/>
                                                  <w:marBottom w:val="0"/>
                                                  <w:divBdr>
                                                    <w:top w:val="none" w:sz="0" w:space="0" w:color="auto"/>
                                                    <w:left w:val="none" w:sz="0" w:space="0" w:color="auto"/>
                                                    <w:bottom w:val="none" w:sz="0" w:space="0" w:color="auto"/>
                                                    <w:right w:val="none" w:sz="0" w:space="0" w:color="auto"/>
                                                  </w:divBdr>
                                                </w:div>
                                                <w:div w:id="1507134934">
                                                  <w:marLeft w:val="0"/>
                                                  <w:marRight w:val="0"/>
                                                  <w:marTop w:val="0"/>
                                                  <w:marBottom w:val="0"/>
                                                  <w:divBdr>
                                                    <w:top w:val="none" w:sz="0" w:space="0" w:color="auto"/>
                                                    <w:left w:val="none" w:sz="0" w:space="0" w:color="auto"/>
                                                    <w:bottom w:val="none" w:sz="0" w:space="0" w:color="auto"/>
                                                    <w:right w:val="none" w:sz="0" w:space="0" w:color="auto"/>
                                                  </w:divBdr>
                                                </w:div>
                                                <w:div w:id="1646277105">
                                                  <w:marLeft w:val="0"/>
                                                  <w:marRight w:val="0"/>
                                                  <w:marTop w:val="0"/>
                                                  <w:marBottom w:val="0"/>
                                                  <w:divBdr>
                                                    <w:top w:val="none" w:sz="0" w:space="0" w:color="auto"/>
                                                    <w:left w:val="none" w:sz="0" w:space="0" w:color="auto"/>
                                                    <w:bottom w:val="none" w:sz="0" w:space="0" w:color="auto"/>
                                                    <w:right w:val="none" w:sz="0" w:space="0" w:color="auto"/>
                                                  </w:divBdr>
                                                </w:div>
                                                <w:div w:id="1907379031">
                                                  <w:marLeft w:val="0"/>
                                                  <w:marRight w:val="0"/>
                                                  <w:marTop w:val="0"/>
                                                  <w:marBottom w:val="0"/>
                                                  <w:divBdr>
                                                    <w:top w:val="none" w:sz="0" w:space="0" w:color="auto"/>
                                                    <w:left w:val="none" w:sz="0" w:space="0" w:color="auto"/>
                                                    <w:bottom w:val="none" w:sz="0" w:space="0" w:color="auto"/>
                                                    <w:right w:val="none" w:sz="0" w:space="0" w:color="auto"/>
                                                  </w:divBdr>
                                                </w:div>
                                                <w:div w:id="1563640766">
                                                  <w:marLeft w:val="0"/>
                                                  <w:marRight w:val="0"/>
                                                  <w:marTop w:val="0"/>
                                                  <w:marBottom w:val="0"/>
                                                  <w:divBdr>
                                                    <w:top w:val="none" w:sz="0" w:space="0" w:color="auto"/>
                                                    <w:left w:val="none" w:sz="0" w:space="0" w:color="auto"/>
                                                    <w:bottom w:val="none" w:sz="0" w:space="0" w:color="auto"/>
                                                    <w:right w:val="none" w:sz="0" w:space="0" w:color="auto"/>
                                                  </w:divBdr>
                                                </w:div>
                                                <w:div w:id="1649168531">
                                                  <w:marLeft w:val="0"/>
                                                  <w:marRight w:val="0"/>
                                                  <w:marTop w:val="0"/>
                                                  <w:marBottom w:val="0"/>
                                                  <w:divBdr>
                                                    <w:top w:val="none" w:sz="0" w:space="0" w:color="auto"/>
                                                    <w:left w:val="none" w:sz="0" w:space="0" w:color="auto"/>
                                                    <w:bottom w:val="none" w:sz="0" w:space="0" w:color="auto"/>
                                                    <w:right w:val="none" w:sz="0" w:space="0" w:color="auto"/>
                                                  </w:divBdr>
                                                </w:div>
                                                <w:div w:id="787702177">
                                                  <w:marLeft w:val="0"/>
                                                  <w:marRight w:val="0"/>
                                                  <w:marTop w:val="0"/>
                                                  <w:marBottom w:val="0"/>
                                                  <w:divBdr>
                                                    <w:top w:val="none" w:sz="0" w:space="0" w:color="auto"/>
                                                    <w:left w:val="none" w:sz="0" w:space="0" w:color="auto"/>
                                                    <w:bottom w:val="none" w:sz="0" w:space="0" w:color="auto"/>
                                                    <w:right w:val="none" w:sz="0" w:space="0" w:color="auto"/>
                                                  </w:divBdr>
                                                </w:div>
                                                <w:div w:id="104887034">
                                                  <w:marLeft w:val="0"/>
                                                  <w:marRight w:val="0"/>
                                                  <w:marTop w:val="0"/>
                                                  <w:marBottom w:val="0"/>
                                                  <w:divBdr>
                                                    <w:top w:val="none" w:sz="0" w:space="0" w:color="auto"/>
                                                    <w:left w:val="none" w:sz="0" w:space="0" w:color="auto"/>
                                                    <w:bottom w:val="none" w:sz="0" w:space="0" w:color="auto"/>
                                                    <w:right w:val="none" w:sz="0" w:space="0" w:color="auto"/>
                                                  </w:divBdr>
                                                </w:div>
                                                <w:div w:id="271205222">
                                                  <w:marLeft w:val="0"/>
                                                  <w:marRight w:val="0"/>
                                                  <w:marTop w:val="0"/>
                                                  <w:marBottom w:val="0"/>
                                                  <w:divBdr>
                                                    <w:top w:val="none" w:sz="0" w:space="0" w:color="auto"/>
                                                    <w:left w:val="none" w:sz="0" w:space="0" w:color="auto"/>
                                                    <w:bottom w:val="none" w:sz="0" w:space="0" w:color="auto"/>
                                                    <w:right w:val="none" w:sz="0" w:space="0" w:color="auto"/>
                                                  </w:divBdr>
                                                </w:div>
                                                <w:div w:id="113871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084790">
                              <w:marLeft w:val="0"/>
                              <w:marRight w:val="0"/>
                              <w:marTop w:val="0"/>
                              <w:marBottom w:val="0"/>
                              <w:divBdr>
                                <w:top w:val="none" w:sz="0" w:space="0" w:color="auto"/>
                                <w:left w:val="none" w:sz="0" w:space="0" w:color="auto"/>
                                <w:bottom w:val="none" w:sz="0" w:space="0" w:color="auto"/>
                                <w:right w:val="none" w:sz="0" w:space="0" w:color="auto"/>
                              </w:divBdr>
                              <w:divsChild>
                                <w:div w:id="2131167639">
                                  <w:marLeft w:val="0"/>
                                  <w:marRight w:val="0"/>
                                  <w:marTop w:val="0"/>
                                  <w:marBottom w:val="0"/>
                                  <w:divBdr>
                                    <w:top w:val="none" w:sz="0" w:space="0" w:color="auto"/>
                                    <w:left w:val="none" w:sz="0" w:space="0" w:color="auto"/>
                                    <w:bottom w:val="none" w:sz="0" w:space="0" w:color="auto"/>
                                    <w:right w:val="none" w:sz="0" w:space="0" w:color="auto"/>
                                  </w:divBdr>
                                  <w:divsChild>
                                    <w:div w:id="812067483">
                                      <w:marLeft w:val="0"/>
                                      <w:marRight w:val="0"/>
                                      <w:marTop w:val="0"/>
                                      <w:marBottom w:val="0"/>
                                      <w:divBdr>
                                        <w:top w:val="none" w:sz="0" w:space="0" w:color="auto"/>
                                        <w:left w:val="none" w:sz="0" w:space="0" w:color="auto"/>
                                        <w:bottom w:val="none" w:sz="0" w:space="0" w:color="auto"/>
                                        <w:right w:val="none" w:sz="0" w:space="0" w:color="auto"/>
                                      </w:divBdr>
                                      <w:divsChild>
                                        <w:div w:id="1676152170">
                                          <w:marLeft w:val="0"/>
                                          <w:marRight w:val="0"/>
                                          <w:marTop w:val="0"/>
                                          <w:marBottom w:val="0"/>
                                          <w:divBdr>
                                            <w:top w:val="none" w:sz="0" w:space="0" w:color="auto"/>
                                            <w:left w:val="none" w:sz="0" w:space="0" w:color="auto"/>
                                            <w:bottom w:val="none" w:sz="0" w:space="0" w:color="auto"/>
                                            <w:right w:val="none" w:sz="0" w:space="0" w:color="auto"/>
                                          </w:divBdr>
                                          <w:divsChild>
                                            <w:div w:id="1009331326">
                                              <w:marLeft w:val="0"/>
                                              <w:marRight w:val="0"/>
                                              <w:marTop w:val="0"/>
                                              <w:marBottom w:val="0"/>
                                              <w:divBdr>
                                                <w:top w:val="none" w:sz="0" w:space="0" w:color="auto"/>
                                                <w:left w:val="none" w:sz="0" w:space="0" w:color="auto"/>
                                                <w:bottom w:val="none" w:sz="0" w:space="0" w:color="auto"/>
                                                <w:right w:val="none" w:sz="0" w:space="0" w:color="auto"/>
                                              </w:divBdr>
                                              <w:divsChild>
                                                <w:div w:id="2051953027">
                                                  <w:marLeft w:val="0"/>
                                                  <w:marRight w:val="0"/>
                                                  <w:marTop w:val="0"/>
                                                  <w:marBottom w:val="0"/>
                                                  <w:divBdr>
                                                    <w:top w:val="none" w:sz="0" w:space="0" w:color="auto"/>
                                                    <w:left w:val="none" w:sz="0" w:space="0" w:color="auto"/>
                                                    <w:bottom w:val="none" w:sz="0" w:space="0" w:color="auto"/>
                                                    <w:right w:val="none" w:sz="0" w:space="0" w:color="auto"/>
                                                  </w:divBdr>
                                                  <w:divsChild>
                                                    <w:div w:id="96338937">
                                                      <w:marLeft w:val="0"/>
                                                      <w:marRight w:val="0"/>
                                                      <w:marTop w:val="0"/>
                                                      <w:marBottom w:val="0"/>
                                                      <w:divBdr>
                                                        <w:top w:val="none" w:sz="0" w:space="0" w:color="auto"/>
                                                        <w:left w:val="none" w:sz="0" w:space="0" w:color="auto"/>
                                                        <w:bottom w:val="none" w:sz="0" w:space="0" w:color="auto"/>
                                                        <w:right w:val="none" w:sz="0" w:space="0" w:color="auto"/>
                                                      </w:divBdr>
                                                      <w:divsChild>
                                                        <w:div w:id="87060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4820891">
      <w:bodyDiv w:val="1"/>
      <w:marLeft w:val="0"/>
      <w:marRight w:val="0"/>
      <w:marTop w:val="0"/>
      <w:marBottom w:val="0"/>
      <w:divBdr>
        <w:top w:val="none" w:sz="0" w:space="0" w:color="auto"/>
        <w:left w:val="none" w:sz="0" w:space="0" w:color="auto"/>
        <w:bottom w:val="none" w:sz="0" w:space="0" w:color="auto"/>
        <w:right w:val="none" w:sz="0" w:space="0" w:color="auto"/>
      </w:divBdr>
    </w:div>
    <w:div w:id="1019894291">
      <w:bodyDiv w:val="1"/>
      <w:marLeft w:val="0"/>
      <w:marRight w:val="0"/>
      <w:marTop w:val="0"/>
      <w:marBottom w:val="0"/>
      <w:divBdr>
        <w:top w:val="none" w:sz="0" w:space="0" w:color="auto"/>
        <w:left w:val="none" w:sz="0" w:space="0" w:color="auto"/>
        <w:bottom w:val="none" w:sz="0" w:space="0" w:color="auto"/>
        <w:right w:val="none" w:sz="0" w:space="0" w:color="auto"/>
      </w:divBdr>
    </w:div>
    <w:div w:id="1039863841">
      <w:bodyDiv w:val="1"/>
      <w:marLeft w:val="0"/>
      <w:marRight w:val="0"/>
      <w:marTop w:val="0"/>
      <w:marBottom w:val="0"/>
      <w:divBdr>
        <w:top w:val="none" w:sz="0" w:space="0" w:color="auto"/>
        <w:left w:val="none" w:sz="0" w:space="0" w:color="auto"/>
        <w:bottom w:val="none" w:sz="0" w:space="0" w:color="auto"/>
        <w:right w:val="none" w:sz="0" w:space="0" w:color="auto"/>
      </w:divBdr>
    </w:div>
    <w:div w:id="1047216709">
      <w:bodyDiv w:val="1"/>
      <w:marLeft w:val="0"/>
      <w:marRight w:val="0"/>
      <w:marTop w:val="0"/>
      <w:marBottom w:val="0"/>
      <w:divBdr>
        <w:top w:val="none" w:sz="0" w:space="0" w:color="auto"/>
        <w:left w:val="none" w:sz="0" w:space="0" w:color="auto"/>
        <w:bottom w:val="none" w:sz="0" w:space="0" w:color="auto"/>
        <w:right w:val="none" w:sz="0" w:space="0" w:color="auto"/>
      </w:divBdr>
    </w:div>
    <w:div w:id="1109935285">
      <w:bodyDiv w:val="1"/>
      <w:marLeft w:val="0"/>
      <w:marRight w:val="0"/>
      <w:marTop w:val="0"/>
      <w:marBottom w:val="0"/>
      <w:divBdr>
        <w:top w:val="none" w:sz="0" w:space="0" w:color="auto"/>
        <w:left w:val="none" w:sz="0" w:space="0" w:color="auto"/>
        <w:bottom w:val="none" w:sz="0" w:space="0" w:color="auto"/>
        <w:right w:val="none" w:sz="0" w:space="0" w:color="auto"/>
      </w:divBdr>
    </w:div>
    <w:div w:id="1112212908">
      <w:bodyDiv w:val="1"/>
      <w:marLeft w:val="0"/>
      <w:marRight w:val="0"/>
      <w:marTop w:val="0"/>
      <w:marBottom w:val="0"/>
      <w:divBdr>
        <w:top w:val="none" w:sz="0" w:space="0" w:color="auto"/>
        <w:left w:val="none" w:sz="0" w:space="0" w:color="auto"/>
        <w:bottom w:val="none" w:sz="0" w:space="0" w:color="auto"/>
        <w:right w:val="none" w:sz="0" w:space="0" w:color="auto"/>
      </w:divBdr>
    </w:div>
    <w:div w:id="1134759836">
      <w:bodyDiv w:val="1"/>
      <w:marLeft w:val="0"/>
      <w:marRight w:val="0"/>
      <w:marTop w:val="0"/>
      <w:marBottom w:val="0"/>
      <w:divBdr>
        <w:top w:val="none" w:sz="0" w:space="0" w:color="auto"/>
        <w:left w:val="none" w:sz="0" w:space="0" w:color="auto"/>
        <w:bottom w:val="none" w:sz="0" w:space="0" w:color="auto"/>
        <w:right w:val="none" w:sz="0" w:space="0" w:color="auto"/>
      </w:divBdr>
    </w:div>
    <w:div w:id="1168985155">
      <w:bodyDiv w:val="1"/>
      <w:marLeft w:val="0"/>
      <w:marRight w:val="0"/>
      <w:marTop w:val="0"/>
      <w:marBottom w:val="0"/>
      <w:divBdr>
        <w:top w:val="none" w:sz="0" w:space="0" w:color="auto"/>
        <w:left w:val="none" w:sz="0" w:space="0" w:color="auto"/>
        <w:bottom w:val="none" w:sz="0" w:space="0" w:color="auto"/>
        <w:right w:val="none" w:sz="0" w:space="0" w:color="auto"/>
      </w:divBdr>
    </w:div>
    <w:div w:id="1179782199">
      <w:bodyDiv w:val="1"/>
      <w:marLeft w:val="0"/>
      <w:marRight w:val="0"/>
      <w:marTop w:val="0"/>
      <w:marBottom w:val="0"/>
      <w:divBdr>
        <w:top w:val="none" w:sz="0" w:space="0" w:color="auto"/>
        <w:left w:val="none" w:sz="0" w:space="0" w:color="auto"/>
        <w:bottom w:val="none" w:sz="0" w:space="0" w:color="auto"/>
        <w:right w:val="none" w:sz="0" w:space="0" w:color="auto"/>
      </w:divBdr>
    </w:div>
    <w:div w:id="1248611053">
      <w:bodyDiv w:val="1"/>
      <w:marLeft w:val="0"/>
      <w:marRight w:val="0"/>
      <w:marTop w:val="0"/>
      <w:marBottom w:val="0"/>
      <w:divBdr>
        <w:top w:val="none" w:sz="0" w:space="0" w:color="auto"/>
        <w:left w:val="none" w:sz="0" w:space="0" w:color="auto"/>
        <w:bottom w:val="none" w:sz="0" w:space="0" w:color="auto"/>
        <w:right w:val="none" w:sz="0" w:space="0" w:color="auto"/>
      </w:divBdr>
    </w:div>
    <w:div w:id="1321812738">
      <w:bodyDiv w:val="1"/>
      <w:marLeft w:val="0"/>
      <w:marRight w:val="0"/>
      <w:marTop w:val="0"/>
      <w:marBottom w:val="0"/>
      <w:divBdr>
        <w:top w:val="none" w:sz="0" w:space="0" w:color="auto"/>
        <w:left w:val="none" w:sz="0" w:space="0" w:color="auto"/>
        <w:bottom w:val="none" w:sz="0" w:space="0" w:color="auto"/>
        <w:right w:val="none" w:sz="0" w:space="0" w:color="auto"/>
      </w:divBdr>
    </w:div>
    <w:div w:id="1326859537">
      <w:bodyDiv w:val="1"/>
      <w:marLeft w:val="0"/>
      <w:marRight w:val="0"/>
      <w:marTop w:val="0"/>
      <w:marBottom w:val="0"/>
      <w:divBdr>
        <w:top w:val="none" w:sz="0" w:space="0" w:color="auto"/>
        <w:left w:val="none" w:sz="0" w:space="0" w:color="auto"/>
        <w:bottom w:val="none" w:sz="0" w:space="0" w:color="auto"/>
        <w:right w:val="none" w:sz="0" w:space="0" w:color="auto"/>
      </w:divBdr>
    </w:div>
    <w:div w:id="1365788464">
      <w:bodyDiv w:val="1"/>
      <w:marLeft w:val="0"/>
      <w:marRight w:val="0"/>
      <w:marTop w:val="0"/>
      <w:marBottom w:val="0"/>
      <w:divBdr>
        <w:top w:val="none" w:sz="0" w:space="0" w:color="auto"/>
        <w:left w:val="none" w:sz="0" w:space="0" w:color="auto"/>
        <w:bottom w:val="none" w:sz="0" w:space="0" w:color="auto"/>
        <w:right w:val="none" w:sz="0" w:space="0" w:color="auto"/>
      </w:divBdr>
    </w:div>
    <w:div w:id="1460761906">
      <w:bodyDiv w:val="1"/>
      <w:marLeft w:val="0"/>
      <w:marRight w:val="0"/>
      <w:marTop w:val="0"/>
      <w:marBottom w:val="0"/>
      <w:divBdr>
        <w:top w:val="none" w:sz="0" w:space="0" w:color="auto"/>
        <w:left w:val="none" w:sz="0" w:space="0" w:color="auto"/>
        <w:bottom w:val="none" w:sz="0" w:space="0" w:color="auto"/>
        <w:right w:val="none" w:sz="0" w:space="0" w:color="auto"/>
      </w:divBdr>
    </w:div>
    <w:div w:id="1507357118">
      <w:bodyDiv w:val="1"/>
      <w:marLeft w:val="0"/>
      <w:marRight w:val="0"/>
      <w:marTop w:val="0"/>
      <w:marBottom w:val="0"/>
      <w:divBdr>
        <w:top w:val="none" w:sz="0" w:space="0" w:color="auto"/>
        <w:left w:val="none" w:sz="0" w:space="0" w:color="auto"/>
        <w:bottom w:val="none" w:sz="0" w:space="0" w:color="auto"/>
        <w:right w:val="none" w:sz="0" w:space="0" w:color="auto"/>
      </w:divBdr>
    </w:div>
    <w:div w:id="1537548569">
      <w:bodyDiv w:val="1"/>
      <w:marLeft w:val="0"/>
      <w:marRight w:val="0"/>
      <w:marTop w:val="0"/>
      <w:marBottom w:val="0"/>
      <w:divBdr>
        <w:top w:val="none" w:sz="0" w:space="0" w:color="auto"/>
        <w:left w:val="none" w:sz="0" w:space="0" w:color="auto"/>
        <w:bottom w:val="none" w:sz="0" w:space="0" w:color="auto"/>
        <w:right w:val="none" w:sz="0" w:space="0" w:color="auto"/>
      </w:divBdr>
    </w:div>
    <w:div w:id="1578828905">
      <w:bodyDiv w:val="1"/>
      <w:marLeft w:val="0"/>
      <w:marRight w:val="0"/>
      <w:marTop w:val="0"/>
      <w:marBottom w:val="0"/>
      <w:divBdr>
        <w:top w:val="none" w:sz="0" w:space="0" w:color="auto"/>
        <w:left w:val="none" w:sz="0" w:space="0" w:color="auto"/>
        <w:bottom w:val="none" w:sz="0" w:space="0" w:color="auto"/>
        <w:right w:val="none" w:sz="0" w:space="0" w:color="auto"/>
      </w:divBdr>
    </w:div>
    <w:div w:id="1592741989">
      <w:bodyDiv w:val="1"/>
      <w:marLeft w:val="0"/>
      <w:marRight w:val="0"/>
      <w:marTop w:val="0"/>
      <w:marBottom w:val="0"/>
      <w:divBdr>
        <w:top w:val="none" w:sz="0" w:space="0" w:color="auto"/>
        <w:left w:val="none" w:sz="0" w:space="0" w:color="auto"/>
        <w:bottom w:val="none" w:sz="0" w:space="0" w:color="auto"/>
        <w:right w:val="none" w:sz="0" w:space="0" w:color="auto"/>
      </w:divBdr>
    </w:div>
    <w:div w:id="1630279849">
      <w:bodyDiv w:val="1"/>
      <w:marLeft w:val="0"/>
      <w:marRight w:val="0"/>
      <w:marTop w:val="0"/>
      <w:marBottom w:val="0"/>
      <w:divBdr>
        <w:top w:val="none" w:sz="0" w:space="0" w:color="auto"/>
        <w:left w:val="none" w:sz="0" w:space="0" w:color="auto"/>
        <w:bottom w:val="none" w:sz="0" w:space="0" w:color="auto"/>
        <w:right w:val="none" w:sz="0" w:space="0" w:color="auto"/>
      </w:divBdr>
    </w:div>
    <w:div w:id="1664624607">
      <w:bodyDiv w:val="1"/>
      <w:marLeft w:val="0"/>
      <w:marRight w:val="0"/>
      <w:marTop w:val="0"/>
      <w:marBottom w:val="0"/>
      <w:divBdr>
        <w:top w:val="none" w:sz="0" w:space="0" w:color="auto"/>
        <w:left w:val="none" w:sz="0" w:space="0" w:color="auto"/>
        <w:bottom w:val="none" w:sz="0" w:space="0" w:color="auto"/>
        <w:right w:val="none" w:sz="0" w:space="0" w:color="auto"/>
      </w:divBdr>
    </w:div>
    <w:div w:id="1717385671">
      <w:bodyDiv w:val="1"/>
      <w:marLeft w:val="0"/>
      <w:marRight w:val="0"/>
      <w:marTop w:val="0"/>
      <w:marBottom w:val="0"/>
      <w:divBdr>
        <w:top w:val="none" w:sz="0" w:space="0" w:color="auto"/>
        <w:left w:val="none" w:sz="0" w:space="0" w:color="auto"/>
        <w:bottom w:val="none" w:sz="0" w:space="0" w:color="auto"/>
        <w:right w:val="none" w:sz="0" w:space="0" w:color="auto"/>
      </w:divBdr>
    </w:div>
    <w:div w:id="1782525460">
      <w:bodyDiv w:val="1"/>
      <w:marLeft w:val="0"/>
      <w:marRight w:val="0"/>
      <w:marTop w:val="0"/>
      <w:marBottom w:val="0"/>
      <w:divBdr>
        <w:top w:val="none" w:sz="0" w:space="0" w:color="auto"/>
        <w:left w:val="none" w:sz="0" w:space="0" w:color="auto"/>
        <w:bottom w:val="none" w:sz="0" w:space="0" w:color="auto"/>
        <w:right w:val="none" w:sz="0" w:space="0" w:color="auto"/>
      </w:divBdr>
    </w:div>
    <w:div w:id="1795782940">
      <w:bodyDiv w:val="1"/>
      <w:marLeft w:val="0"/>
      <w:marRight w:val="0"/>
      <w:marTop w:val="0"/>
      <w:marBottom w:val="0"/>
      <w:divBdr>
        <w:top w:val="none" w:sz="0" w:space="0" w:color="auto"/>
        <w:left w:val="none" w:sz="0" w:space="0" w:color="auto"/>
        <w:bottom w:val="none" w:sz="0" w:space="0" w:color="auto"/>
        <w:right w:val="none" w:sz="0" w:space="0" w:color="auto"/>
      </w:divBdr>
    </w:div>
    <w:div w:id="1819033822">
      <w:bodyDiv w:val="1"/>
      <w:marLeft w:val="0"/>
      <w:marRight w:val="0"/>
      <w:marTop w:val="0"/>
      <w:marBottom w:val="0"/>
      <w:divBdr>
        <w:top w:val="none" w:sz="0" w:space="0" w:color="auto"/>
        <w:left w:val="none" w:sz="0" w:space="0" w:color="auto"/>
        <w:bottom w:val="none" w:sz="0" w:space="0" w:color="auto"/>
        <w:right w:val="none" w:sz="0" w:space="0" w:color="auto"/>
      </w:divBdr>
    </w:div>
    <w:div w:id="1821967341">
      <w:bodyDiv w:val="1"/>
      <w:marLeft w:val="0"/>
      <w:marRight w:val="0"/>
      <w:marTop w:val="0"/>
      <w:marBottom w:val="0"/>
      <w:divBdr>
        <w:top w:val="none" w:sz="0" w:space="0" w:color="auto"/>
        <w:left w:val="none" w:sz="0" w:space="0" w:color="auto"/>
        <w:bottom w:val="none" w:sz="0" w:space="0" w:color="auto"/>
        <w:right w:val="none" w:sz="0" w:space="0" w:color="auto"/>
      </w:divBdr>
    </w:div>
    <w:div w:id="1829904381">
      <w:bodyDiv w:val="1"/>
      <w:marLeft w:val="0"/>
      <w:marRight w:val="0"/>
      <w:marTop w:val="0"/>
      <w:marBottom w:val="0"/>
      <w:divBdr>
        <w:top w:val="none" w:sz="0" w:space="0" w:color="auto"/>
        <w:left w:val="none" w:sz="0" w:space="0" w:color="auto"/>
        <w:bottom w:val="none" w:sz="0" w:space="0" w:color="auto"/>
        <w:right w:val="none" w:sz="0" w:space="0" w:color="auto"/>
      </w:divBdr>
    </w:div>
    <w:div w:id="1833371825">
      <w:bodyDiv w:val="1"/>
      <w:marLeft w:val="0"/>
      <w:marRight w:val="0"/>
      <w:marTop w:val="0"/>
      <w:marBottom w:val="0"/>
      <w:divBdr>
        <w:top w:val="none" w:sz="0" w:space="0" w:color="auto"/>
        <w:left w:val="none" w:sz="0" w:space="0" w:color="auto"/>
        <w:bottom w:val="none" w:sz="0" w:space="0" w:color="auto"/>
        <w:right w:val="none" w:sz="0" w:space="0" w:color="auto"/>
      </w:divBdr>
    </w:div>
    <w:div w:id="1833909476">
      <w:bodyDiv w:val="1"/>
      <w:marLeft w:val="0"/>
      <w:marRight w:val="0"/>
      <w:marTop w:val="0"/>
      <w:marBottom w:val="0"/>
      <w:divBdr>
        <w:top w:val="none" w:sz="0" w:space="0" w:color="auto"/>
        <w:left w:val="none" w:sz="0" w:space="0" w:color="auto"/>
        <w:bottom w:val="none" w:sz="0" w:space="0" w:color="auto"/>
        <w:right w:val="none" w:sz="0" w:space="0" w:color="auto"/>
      </w:divBdr>
    </w:div>
    <w:div w:id="1867328514">
      <w:bodyDiv w:val="1"/>
      <w:marLeft w:val="0"/>
      <w:marRight w:val="0"/>
      <w:marTop w:val="0"/>
      <w:marBottom w:val="0"/>
      <w:divBdr>
        <w:top w:val="none" w:sz="0" w:space="0" w:color="auto"/>
        <w:left w:val="none" w:sz="0" w:space="0" w:color="auto"/>
        <w:bottom w:val="none" w:sz="0" w:space="0" w:color="auto"/>
        <w:right w:val="none" w:sz="0" w:space="0" w:color="auto"/>
      </w:divBdr>
    </w:div>
    <w:div w:id="1871911916">
      <w:bodyDiv w:val="1"/>
      <w:marLeft w:val="0"/>
      <w:marRight w:val="0"/>
      <w:marTop w:val="0"/>
      <w:marBottom w:val="0"/>
      <w:divBdr>
        <w:top w:val="none" w:sz="0" w:space="0" w:color="auto"/>
        <w:left w:val="none" w:sz="0" w:space="0" w:color="auto"/>
        <w:bottom w:val="none" w:sz="0" w:space="0" w:color="auto"/>
        <w:right w:val="none" w:sz="0" w:space="0" w:color="auto"/>
      </w:divBdr>
    </w:div>
    <w:div w:id="1880240344">
      <w:bodyDiv w:val="1"/>
      <w:marLeft w:val="0"/>
      <w:marRight w:val="0"/>
      <w:marTop w:val="0"/>
      <w:marBottom w:val="0"/>
      <w:divBdr>
        <w:top w:val="none" w:sz="0" w:space="0" w:color="auto"/>
        <w:left w:val="none" w:sz="0" w:space="0" w:color="auto"/>
        <w:bottom w:val="none" w:sz="0" w:space="0" w:color="auto"/>
        <w:right w:val="none" w:sz="0" w:space="0" w:color="auto"/>
      </w:divBdr>
    </w:div>
    <w:div w:id="1909732196">
      <w:bodyDiv w:val="1"/>
      <w:marLeft w:val="0"/>
      <w:marRight w:val="0"/>
      <w:marTop w:val="0"/>
      <w:marBottom w:val="0"/>
      <w:divBdr>
        <w:top w:val="none" w:sz="0" w:space="0" w:color="auto"/>
        <w:left w:val="none" w:sz="0" w:space="0" w:color="auto"/>
        <w:bottom w:val="none" w:sz="0" w:space="0" w:color="auto"/>
        <w:right w:val="none" w:sz="0" w:space="0" w:color="auto"/>
      </w:divBdr>
    </w:div>
    <w:div w:id="1970821460">
      <w:bodyDiv w:val="1"/>
      <w:marLeft w:val="0"/>
      <w:marRight w:val="0"/>
      <w:marTop w:val="0"/>
      <w:marBottom w:val="0"/>
      <w:divBdr>
        <w:top w:val="none" w:sz="0" w:space="0" w:color="auto"/>
        <w:left w:val="none" w:sz="0" w:space="0" w:color="auto"/>
        <w:bottom w:val="none" w:sz="0" w:space="0" w:color="auto"/>
        <w:right w:val="none" w:sz="0" w:space="0" w:color="auto"/>
      </w:divBdr>
    </w:div>
    <w:div w:id="1974434859">
      <w:bodyDiv w:val="1"/>
      <w:marLeft w:val="0"/>
      <w:marRight w:val="0"/>
      <w:marTop w:val="0"/>
      <w:marBottom w:val="0"/>
      <w:divBdr>
        <w:top w:val="none" w:sz="0" w:space="0" w:color="auto"/>
        <w:left w:val="none" w:sz="0" w:space="0" w:color="auto"/>
        <w:bottom w:val="none" w:sz="0" w:space="0" w:color="auto"/>
        <w:right w:val="none" w:sz="0" w:space="0" w:color="auto"/>
      </w:divBdr>
    </w:div>
    <w:div w:id="1981570971">
      <w:bodyDiv w:val="1"/>
      <w:marLeft w:val="0"/>
      <w:marRight w:val="0"/>
      <w:marTop w:val="0"/>
      <w:marBottom w:val="0"/>
      <w:divBdr>
        <w:top w:val="none" w:sz="0" w:space="0" w:color="auto"/>
        <w:left w:val="none" w:sz="0" w:space="0" w:color="auto"/>
        <w:bottom w:val="none" w:sz="0" w:space="0" w:color="auto"/>
        <w:right w:val="none" w:sz="0" w:space="0" w:color="auto"/>
      </w:divBdr>
    </w:div>
    <w:div w:id="1994218846">
      <w:bodyDiv w:val="1"/>
      <w:marLeft w:val="0"/>
      <w:marRight w:val="0"/>
      <w:marTop w:val="0"/>
      <w:marBottom w:val="0"/>
      <w:divBdr>
        <w:top w:val="none" w:sz="0" w:space="0" w:color="auto"/>
        <w:left w:val="none" w:sz="0" w:space="0" w:color="auto"/>
        <w:bottom w:val="none" w:sz="0" w:space="0" w:color="auto"/>
        <w:right w:val="none" w:sz="0" w:space="0" w:color="auto"/>
      </w:divBdr>
    </w:div>
    <w:div w:id="2021228337">
      <w:bodyDiv w:val="1"/>
      <w:marLeft w:val="0"/>
      <w:marRight w:val="0"/>
      <w:marTop w:val="0"/>
      <w:marBottom w:val="0"/>
      <w:divBdr>
        <w:top w:val="none" w:sz="0" w:space="0" w:color="auto"/>
        <w:left w:val="none" w:sz="0" w:space="0" w:color="auto"/>
        <w:bottom w:val="none" w:sz="0" w:space="0" w:color="auto"/>
        <w:right w:val="none" w:sz="0" w:space="0" w:color="auto"/>
      </w:divBdr>
    </w:div>
    <w:div w:id="2028825739">
      <w:bodyDiv w:val="1"/>
      <w:marLeft w:val="0"/>
      <w:marRight w:val="0"/>
      <w:marTop w:val="0"/>
      <w:marBottom w:val="0"/>
      <w:divBdr>
        <w:top w:val="none" w:sz="0" w:space="0" w:color="auto"/>
        <w:left w:val="none" w:sz="0" w:space="0" w:color="auto"/>
        <w:bottom w:val="none" w:sz="0" w:space="0" w:color="auto"/>
        <w:right w:val="none" w:sz="0" w:space="0" w:color="auto"/>
      </w:divBdr>
    </w:div>
    <w:div w:id="2042584872">
      <w:bodyDiv w:val="1"/>
      <w:marLeft w:val="0"/>
      <w:marRight w:val="0"/>
      <w:marTop w:val="0"/>
      <w:marBottom w:val="0"/>
      <w:divBdr>
        <w:top w:val="none" w:sz="0" w:space="0" w:color="auto"/>
        <w:left w:val="none" w:sz="0" w:space="0" w:color="auto"/>
        <w:bottom w:val="none" w:sz="0" w:space="0" w:color="auto"/>
        <w:right w:val="none" w:sz="0" w:space="0" w:color="auto"/>
      </w:divBdr>
    </w:div>
    <w:div w:id="2066099384">
      <w:bodyDiv w:val="1"/>
      <w:marLeft w:val="0"/>
      <w:marRight w:val="0"/>
      <w:marTop w:val="0"/>
      <w:marBottom w:val="0"/>
      <w:divBdr>
        <w:top w:val="none" w:sz="0" w:space="0" w:color="auto"/>
        <w:left w:val="none" w:sz="0" w:space="0" w:color="auto"/>
        <w:bottom w:val="none" w:sz="0" w:space="0" w:color="auto"/>
        <w:right w:val="none" w:sz="0" w:space="0" w:color="auto"/>
      </w:divBdr>
    </w:div>
    <w:div w:id="2077241941">
      <w:bodyDiv w:val="1"/>
      <w:marLeft w:val="0"/>
      <w:marRight w:val="0"/>
      <w:marTop w:val="0"/>
      <w:marBottom w:val="0"/>
      <w:divBdr>
        <w:top w:val="none" w:sz="0" w:space="0" w:color="auto"/>
        <w:left w:val="none" w:sz="0" w:space="0" w:color="auto"/>
        <w:bottom w:val="none" w:sz="0" w:space="0" w:color="auto"/>
        <w:right w:val="none" w:sz="0" w:space="0" w:color="auto"/>
      </w:divBdr>
    </w:div>
    <w:div w:id="2117016948">
      <w:bodyDiv w:val="1"/>
      <w:marLeft w:val="0"/>
      <w:marRight w:val="0"/>
      <w:marTop w:val="0"/>
      <w:marBottom w:val="0"/>
      <w:divBdr>
        <w:top w:val="none" w:sz="0" w:space="0" w:color="auto"/>
        <w:left w:val="none" w:sz="0" w:space="0" w:color="auto"/>
        <w:bottom w:val="none" w:sz="0" w:space="0" w:color="auto"/>
        <w:right w:val="none" w:sz="0" w:space="0" w:color="auto"/>
      </w:divBdr>
    </w:div>
    <w:div w:id="2121873794">
      <w:bodyDiv w:val="1"/>
      <w:marLeft w:val="0"/>
      <w:marRight w:val="0"/>
      <w:marTop w:val="0"/>
      <w:marBottom w:val="0"/>
      <w:divBdr>
        <w:top w:val="none" w:sz="0" w:space="0" w:color="auto"/>
        <w:left w:val="none" w:sz="0" w:space="0" w:color="auto"/>
        <w:bottom w:val="none" w:sz="0" w:space="0" w:color="auto"/>
        <w:right w:val="none" w:sz="0" w:space="0" w:color="auto"/>
      </w:divBdr>
    </w:div>
    <w:div w:id="2138257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imple.wikipedia.org/wiki/Language" TargetMode="External"/><Relationship Id="rId18" Type="http://schemas.openxmlformats.org/officeDocument/2006/relationships/hyperlink" Target="https://simple.wikipedia.org/wiki/JavaScript" TargetMode="External"/><Relationship Id="rId26" Type="http://schemas.openxmlformats.org/officeDocument/2006/relationships/image" Target="media/image5.gif"/><Relationship Id="rId39" Type="http://schemas.openxmlformats.org/officeDocument/2006/relationships/footer" Target="footer1.xml"/><Relationship Id="rId21" Type="http://schemas.openxmlformats.org/officeDocument/2006/relationships/hyperlink" Target="https://simple.wikipedia.org/wiki/C_Sharp_(programming_language)" TargetMode="External"/><Relationship Id="rId34" Type="http://schemas.openxmlformats.org/officeDocument/2006/relationships/image" Target="media/image13.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imple.wikipedia.org/wiki/Ruby_(programming_language)" TargetMode="External"/><Relationship Id="rId20" Type="http://schemas.openxmlformats.org/officeDocument/2006/relationships/hyperlink" Target="https://simple.wikipedia.org/wiki/C%2B%2B" TargetMode="External"/><Relationship Id="rId29" Type="http://schemas.openxmlformats.org/officeDocument/2006/relationships/image" Target="media/image8.jpe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3.jpe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simple.wikipedia.org/wiki/Python_(programming_language)" TargetMode="External"/><Relationship Id="rId23" Type="http://schemas.openxmlformats.org/officeDocument/2006/relationships/hyperlink" Target="https://simple.wikipedia.org/wiki/Computer_software" TargetMode="External"/><Relationship Id="rId28" Type="http://schemas.openxmlformats.org/officeDocument/2006/relationships/image" Target="media/image7.png"/><Relationship Id="rId36" Type="http://schemas.openxmlformats.org/officeDocument/2006/relationships/image" Target="media/image15.png"/><Relationship Id="rId10" Type="http://schemas.microsoft.com/office/2011/relationships/commentsExtended" Target="commentsExtended.xml"/><Relationship Id="rId19" Type="http://schemas.openxmlformats.org/officeDocument/2006/relationships/hyperlink" Target="https://simple.wikipedia.org/wiki/C_(programming_language)" TargetMode="External"/><Relationship Id="rId31"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simple.wikipedia.org/wiki/Computers" TargetMode="External"/><Relationship Id="rId22" Type="http://schemas.openxmlformats.org/officeDocument/2006/relationships/hyperlink" Target="https://simple.wikipedia.org/wiki/Computer_programs" TargetMode="External"/><Relationship Id="rId27" Type="http://schemas.openxmlformats.org/officeDocument/2006/relationships/image" Target="media/image6.jpeg"/><Relationship Id="rId30" Type="http://schemas.openxmlformats.org/officeDocument/2006/relationships/image" Target="media/image9.png"/><Relationship Id="rId35" Type="http://schemas.openxmlformats.org/officeDocument/2006/relationships/image" Target="media/image14.png"/><Relationship Id="rId8" Type="http://schemas.openxmlformats.org/officeDocument/2006/relationships/header" Target="header1.xm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simple.wikipedia.org/wiki/Java_(programming_language)" TargetMode="Externa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2.jpe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xmlns:b="http://schemas.openxmlformats.org/officeDocument/2006/bibliography">
    <b:Tag>Tut22</b:Tag>
    <b:SourceType>InternetSite</b:SourceType>
    <b:Guid>{FBB7A27B-95E3-421A-A2BA-40B85B2494F7}</b:Guid>
    <b:Author>
      <b:Author>
        <b:NameList>
          <b:Person>
            <b:Last>Tutorials</b:Last>
          </b:Person>
        </b:NameList>
      </b:Author>
    </b:Author>
    <b:Title>Tutorials</b:Title>
    <b:Year>2022</b:Year>
    <b:YearAccessed>2022</b:YearAccessed>
    <b:MonthAccessed>6</b:MonthAccessed>
    <b:DayAccessed>13</b:DayAccessed>
    <b:URL>https://www.tutorialspoint.com/ansi_c/c_introduction.htm</b:URL>
    <b:RefOrder>3</b:RefOrder>
  </b:Source>
  <b:Source xmlns:b="http://schemas.openxmlformats.org/officeDocument/2006/bibliography">
    <b:Tag>Dee22</b:Tag>
    <b:SourceType>InternetSite</b:SourceType>
    <b:Guid>{2A024AC0-7E5C-43C1-8567-D0AEF8F1058A}</b:Guid>
    <b:Author>
      <b:Author>
        <b:NameList>
          <b:Person>
            <b:Last>Corp</b:Last>
            <b:First>DeepSource</b:First>
          </b:Person>
        </b:NameList>
      </b:Author>
    </b:Author>
    <b:Title>Deepsource</b:Title>
    <b:Year>2022</b:Year>
    <b:YearAccessed>2022</b:YearAccessed>
    <b:MonthAccessed>6</b:MonthAccessed>
    <b:DayAccessed>13</b:DayAccessed>
    <b:URL>https://deepsource.io/glossary/procedural-programming/</b:URL>
    <b:RefOrder>2</b:RefOrder>
  </b:Source>
  <b:Source>
    <b:Tag>lea22</b:Tag>
    <b:SourceType>InternetSite</b:SourceType>
    <b:Guid>{67DEDDAF-8EB0-416F-9694-26D1979AEC34}</b:Guid>
    <b:Title>learnonline</b:Title>
    <b:YearAccessed>2022</b:YearAccessed>
    <b:MonthAccessed>june</b:MonthAccessed>
    <b:DayAccessed>13</b:DayAccessed>
    <b:URL> http://learn.onlinegdb.com/switch_case_statement_c. </b:URL>
    <b:RefOrder>4</b:RefOrder>
  </b:Source>
  <b:Source>
    <b:Tag>Placeholder1</b:Tag>
    <b:SourceType>InternetSite</b:SourceType>
    <b:Guid>{BAE47A2B-E139-401B-BE44-4B646A00AD6B}</b:Guid>
    <b:Title>Procedural programming definition and more</b:Title>
    <b:Year>2022</b:Year>
    <b:YearAccessed>2022</b:YearAccessed>
    <b:MonthAccessed>june</b:MonthAccessed>
    <b:DayAccessed>13</b:DayAccessed>
    <b:URL>https://the-definition.com/term/procedural-programming</b:URL>
    <b:RefOrder>5</b:RefOrder>
  </b:Source>
  <b:Source>
    <b:Tag>Lan21</b:Tag>
    <b:SourceType>InternetSite</b:SourceType>
    <b:Guid>{4405EC32-3208-4232-94E3-8326FF62E133}</b:Guid>
    <b:Author>
      <b:Author>
        <b:NameList>
          <b:Person>
            <b:Last>Whitney</b:Last>
            <b:First>Lance</b:First>
          </b:Person>
        </b:NameList>
      </b:Author>
    </b:Author>
    <b:Title>The best programming languages to learn in 2022</b:Title>
    <b:Year>2021</b:Year>
    <b:YearAccessed>2022</b:YearAccessed>
    <b:MonthAccessed>june</b:MonthAccessed>
    <b:DayAccessed>13</b:DayAccessed>
    <b:URL>https://www.techrepublic.com/article/the-best-programming-languages-to-learn-in-2022/</b:URL>
    <b:RefOrder>6</b:RefOrder>
  </b:Source>
  <b:Source>
    <b:Tag>jav22</b:Tag>
    <b:SourceType>InternetSite</b:SourceType>
    <b:Guid>{7B796E95-D2AD-4950-9053-1B247410B21C}</b:Guid>
    <b:Title>javatpoint</b:Title>
    <b:Year>2022</b:Year>
    <b:YearAccessed>2022</b:YearAccessed>
    <b:MonthAccessed>june</b:MonthAccessed>
    <b:DayAccessed>13</b:DayAccessed>
    <b:URL>https://www.javatpoint.com/what-is-procedural-language</b:URL>
    <b:RefOrder>7</b:RefOrder>
  </b:Source>
  <b:Source>
    <b:Tag>Tut19</b:Tag>
    <b:SourceType>InternetSite</b:SourceType>
    <b:Guid>{8CB982EF-C582-483D-9445-5DE1C0596613}</b:Guid>
    <b:Author>
      <b:Author>
        <b:NameList>
          <b:Person>
            <b:Last>point</b:Last>
            <b:First>Tutorial</b:First>
          </b:Person>
        </b:NameList>
      </b:Author>
    </b:Author>
    <b:Title>do while loop in c</b:Title>
    <b:Year>2019</b:Year>
    <b:YearAccessed>2022</b:YearAccessed>
    <b:MonthAccessed>june</b:MonthAccessed>
    <b:DayAccessed>13</b:DayAccessed>
    <b:URL>https://www.tutorialspoint.com/cprogramming/c_do_while_loop.htm.</b:URL>
    <b:RefOrder>8</b:RefOrder>
  </b:Source>
  <b:Source>
    <b:Tag>Whi05</b:Tag>
    <b:SourceType>JournalArticle</b:SourceType>
    <b:Guid>{E4FF4D87-9B4B-49ED-A9D7-19C940B4ADEE}</b:Guid>
    <b:Title>Cognitive Differences Between Procedural Programming and Object Oriented Programming</b:Title>
    <b:Year>2005</b:Year>
    <b:Author>
      <b:Author>
        <b:NameList>
          <b:Person>
            <b:Last>White</b:Last>
            <b:First>Gary</b:First>
          </b:Person>
          <b:Person>
            <b:Last>Sivitanides </b:Last>
            <b:First>Marcos </b:First>
          </b:Person>
        </b:NameList>
      </b:Author>
    </b:Author>
    <b:JournalName>Information Technology and Management</b:JournalName>
    <b:Pages>330 - 250</b:Pages>
    <b:Volume>6</b:Volume>
    <b:RefOrder>1</b:RefOrder>
  </b:Source>
</b:Sources>
</file>

<file path=customXml/itemProps1.xml><?xml version="1.0" encoding="utf-8"?>
<ds:datastoreItem xmlns:ds="http://schemas.openxmlformats.org/officeDocument/2006/customXml" ds:itemID="{B0F17844-0E46-4CE9-8979-028E005AA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1150</TotalTime>
  <Pages>1</Pages>
  <Words>3150</Words>
  <Characters>17957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Trần Hoàng Phúc</cp:lastModifiedBy>
  <cp:revision>21</cp:revision>
  <dcterms:created xsi:type="dcterms:W3CDTF">2022-06-10T23:54:00Z</dcterms:created>
  <dcterms:modified xsi:type="dcterms:W3CDTF">2023-09-19T10:34:00Z</dcterms:modified>
</cp:coreProperties>
</file>